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0BD44" w14:textId="486A0613" w:rsidR="00D031B9" w:rsidRPr="009752DF" w:rsidRDefault="00D031B9" w:rsidP="004466CE">
      <w:pPr>
        <w:pStyle w:val="Els-Title"/>
        <w:rPr>
          <w:snapToGrid w:val="0"/>
          <w:lang w:bidi="en-US"/>
        </w:rPr>
      </w:pPr>
      <w:r w:rsidRPr="009752DF">
        <w:rPr>
          <w:snapToGrid w:val="0"/>
          <w:lang w:bidi="en-US"/>
        </w:rPr>
        <w:t>SENext: Squeeze-and-</w:t>
      </w:r>
      <w:proofErr w:type="spellStart"/>
      <w:r w:rsidRPr="009752DF">
        <w:rPr>
          <w:snapToGrid w:val="0"/>
          <w:lang w:bidi="en-US"/>
        </w:rPr>
        <w:t>ExcitationNext</w:t>
      </w:r>
      <w:proofErr w:type="spellEnd"/>
      <w:r w:rsidRPr="009752DF">
        <w:rPr>
          <w:snapToGrid w:val="0"/>
          <w:lang w:bidi="en-US"/>
        </w:rPr>
        <w:t xml:space="preserve"> for Single Image Super-Resolution  </w:t>
      </w:r>
    </w:p>
    <w:p w14:paraId="37F08387" w14:textId="03E19CE0" w:rsidR="003A4C09" w:rsidRPr="009752DF" w:rsidRDefault="00D11314" w:rsidP="003A4C09">
      <w:pPr>
        <w:pStyle w:val="MDPI13authornames"/>
        <w:rPr>
          <w:rFonts w:ascii="Times New Roman" w:hAnsi="Times New Roman"/>
        </w:rPr>
      </w:pPr>
      <w:r w:rsidRPr="009752DF">
        <w:rPr>
          <w:rFonts w:ascii="Times New Roman" w:hAnsi="Times New Roman"/>
        </w:rPr>
        <w:t xml:space="preserve">Wazir </w:t>
      </w:r>
      <w:proofErr w:type="spellStart"/>
      <w:r w:rsidRPr="009752DF">
        <w:rPr>
          <w:rFonts w:ascii="Times New Roman" w:hAnsi="Times New Roman"/>
        </w:rPr>
        <w:t>Muhammad</w:t>
      </w:r>
      <w:r w:rsidR="00C55A41">
        <w:rPr>
          <w:rFonts w:ascii="Times New Roman" w:hAnsi="Times New Roman"/>
          <w:vertAlign w:val="superscript"/>
        </w:rPr>
        <w:t>a</w:t>
      </w:r>
      <w:proofErr w:type="spellEnd"/>
      <w:r w:rsidR="00EE01ED" w:rsidRPr="009752DF">
        <w:rPr>
          <w:rFonts w:ascii="Times New Roman" w:hAnsi="Times New Roman"/>
        </w:rPr>
        <w:t xml:space="preserve">, </w:t>
      </w:r>
      <w:r w:rsidRPr="009752DF">
        <w:rPr>
          <w:rFonts w:ascii="Times New Roman" w:hAnsi="Times New Roman"/>
        </w:rPr>
        <w:t>Supavadee Aramvith</w:t>
      </w:r>
      <w:r w:rsidR="00EE01ED" w:rsidRPr="009752DF">
        <w:rPr>
          <w:rFonts w:ascii="Times New Roman" w:hAnsi="Times New Roman"/>
          <w:vertAlign w:val="superscript"/>
        </w:rPr>
        <w:t xml:space="preserve"> </w:t>
      </w:r>
      <w:proofErr w:type="gramStart"/>
      <w:r w:rsidR="00C55A41">
        <w:rPr>
          <w:rFonts w:ascii="Times New Roman" w:hAnsi="Times New Roman"/>
          <w:vertAlign w:val="superscript"/>
        </w:rPr>
        <w:t>b</w:t>
      </w:r>
      <w:r w:rsidR="00EE01ED" w:rsidRPr="009752DF">
        <w:rPr>
          <w:rFonts w:ascii="Times New Roman" w:hAnsi="Times New Roman"/>
          <w:vertAlign w:val="superscript"/>
        </w:rPr>
        <w:t>,*</w:t>
      </w:r>
      <w:proofErr w:type="gramEnd"/>
      <w:r w:rsidR="006E52B4" w:rsidRPr="009752DF">
        <w:rPr>
          <w:rFonts w:ascii="Times New Roman" w:hAnsi="Times New Roman"/>
        </w:rPr>
        <w:t xml:space="preserve"> </w:t>
      </w:r>
      <w:r w:rsidR="00EE01ED" w:rsidRPr="009752DF">
        <w:rPr>
          <w:rFonts w:ascii="Times New Roman" w:hAnsi="Times New Roman"/>
        </w:rPr>
        <w:t xml:space="preserve">and Takao </w:t>
      </w:r>
      <w:proofErr w:type="spellStart"/>
      <w:r w:rsidR="00EE01ED" w:rsidRPr="009752DF">
        <w:rPr>
          <w:rFonts w:ascii="Times New Roman" w:hAnsi="Times New Roman"/>
        </w:rPr>
        <w:t>Onoye</w:t>
      </w:r>
      <w:r w:rsidR="00B956FC">
        <w:rPr>
          <w:rFonts w:ascii="Times New Roman" w:hAnsi="Times New Roman"/>
          <w:vertAlign w:val="superscript"/>
        </w:rPr>
        <w:t>c</w:t>
      </w:r>
      <w:proofErr w:type="spellEnd"/>
    </w:p>
    <w:p w14:paraId="20F29EFF" w14:textId="2C1E41F2" w:rsidR="003A4C09" w:rsidRPr="00B956FC" w:rsidRDefault="00B956FC" w:rsidP="00EE01ED">
      <w:pPr>
        <w:pStyle w:val="MDPI14history"/>
        <w:ind w:left="311" w:hanging="198"/>
        <w:rPr>
          <w:rFonts w:ascii="Times New Roman" w:hAnsi="Times New Roman"/>
          <w:i/>
          <w:iCs/>
          <w:sz w:val="16"/>
          <w:szCs w:val="18"/>
        </w:rPr>
      </w:pPr>
      <w:r w:rsidRPr="00B956FC">
        <w:rPr>
          <w:rFonts w:ascii="Times New Roman" w:hAnsi="Times New Roman"/>
          <w:i/>
          <w:iCs/>
          <w:sz w:val="16"/>
          <w:szCs w:val="18"/>
          <w:vertAlign w:val="superscript"/>
        </w:rPr>
        <w:t>a</w:t>
      </w:r>
      <w:r w:rsidRPr="00B956FC">
        <w:rPr>
          <w:rFonts w:ascii="Times New Roman" w:hAnsi="Times New Roman"/>
          <w:i/>
          <w:iCs/>
          <w:sz w:val="16"/>
          <w:szCs w:val="18"/>
        </w:rPr>
        <w:t xml:space="preserve"> </w:t>
      </w:r>
      <w:r w:rsidR="00EE01ED" w:rsidRPr="00B956FC">
        <w:rPr>
          <w:rFonts w:ascii="Times New Roman" w:hAnsi="Times New Roman"/>
          <w:i/>
          <w:iCs/>
          <w:sz w:val="16"/>
          <w:szCs w:val="18"/>
        </w:rPr>
        <w:t>Department of Electrical Engineering, Faculty of Engineering, Chulalongkorn University, Bangkok, 10330,</w:t>
      </w:r>
      <w:r>
        <w:rPr>
          <w:rFonts w:ascii="Times New Roman" w:hAnsi="Times New Roman"/>
          <w:i/>
          <w:iCs/>
          <w:sz w:val="16"/>
          <w:szCs w:val="18"/>
        </w:rPr>
        <w:t xml:space="preserve"> </w:t>
      </w:r>
      <w:r w:rsidR="00EE01ED" w:rsidRPr="00B956FC">
        <w:rPr>
          <w:rFonts w:ascii="Times New Roman" w:hAnsi="Times New Roman"/>
          <w:i/>
          <w:iCs/>
          <w:sz w:val="16"/>
          <w:szCs w:val="18"/>
        </w:rPr>
        <w:t xml:space="preserve">Thailand </w:t>
      </w:r>
    </w:p>
    <w:p w14:paraId="16CA6505" w14:textId="73E098CD" w:rsidR="00EE01ED" w:rsidRPr="00B956FC" w:rsidRDefault="00B956FC" w:rsidP="003A4C09">
      <w:pPr>
        <w:pStyle w:val="MDPI14history"/>
        <w:spacing w:before="0"/>
        <w:ind w:left="311" w:hanging="198"/>
        <w:rPr>
          <w:rFonts w:ascii="Times New Roman" w:hAnsi="Times New Roman"/>
          <w:i/>
          <w:iCs/>
          <w:sz w:val="16"/>
          <w:szCs w:val="18"/>
        </w:rPr>
      </w:pPr>
      <w:r>
        <w:rPr>
          <w:rFonts w:ascii="Times New Roman" w:hAnsi="Times New Roman"/>
          <w:i/>
          <w:iCs/>
          <w:sz w:val="16"/>
          <w:szCs w:val="18"/>
          <w:vertAlign w:val="superscript"/>
        </w:rPr>
        <w:t>b</w:t>
      </w:r>
      <w:r w:rsidR="00801DFA" w:rsidRPr="00B956FC">
        <w:rPr>
          <w:rFonts w:ascii="Times New Roman" w:hAnsi="Times New Roman"/>
          <w:b/>
          <w:i/>
          <w:iCs/>
          <w:sz w:val="16"/>
          <w:szCs w:val="18"/>
        </w:rPr>
        <w:t>*</w:t>
      </w:r>
      <w:r w:rsidR="00EE01ED" w:rsidRPr="00B956FC">
        <w:rPr>
          <w:rFonts w:ascii="Times New Roman" w:hAnsi="Times New Roman"/>
          <w:b/>
          <w:i/>
          <w:iCs/>
          <w:sz w:val="16"/>
          <w:szCs w:val="18"/>
        </w:rPr>
        <w:tab/>
      </w:r>
      <w:r w:rsidR="00801DFA" w:rsidRPr="00B956FC">
        <w:rPr>
          <w:rFonts w:ascii="Times New Roman" w:hAnsi="Times New Roman"/>
          <w:i/>
          <w:iCs/>
          <w:sz w:val="16"/>
          <w:szCs w:val="18"/>
        </w:rPr>
        <w:t>Multimedia Data Analytics and Processing Unit, Department of Electrical Engineering, Faculty of Engineering, Chulalongkorn University, Bangkok 10330, Thailand.</w:t>
      </w:r>
    </w:p>
    <w:p w14:paraId="6D92361F" w14:textId="36C92B01" w:rsidR="00801DFA" w:rsidRDefault="00CE44A1" w:rsidP="00801DFA">
      <w:pPr>
        <w:pStyle w:val="MDPI14history"/>
        <w:spacing w:before="0"/>
        <w:ind w:left="311" w:hanging="198"/>
        <w:rPr>
          <w:rFonts w:ascii="Times New Roman" w:hAnsi="Times New Roman"/>
          <w:i/>
          <w:iCs/>
          <w:sz w:val="24"/>
          <w:szCs w:val="26"/>
        </w:rPr>
      </w:pPr>
      <w:proofErr w:type="spellStart"/>
      <w:r>
        <w:rPr>
          <w:rFonts w:ascii="Times New Roman" w:hAnsi="Times New Roman"/>
          <w:i/>
          <w:iCs/>
          <w:sz w:val="16"/>
          <w:szCs w:val="18"/>
          <w:vertAlign w:val="superscript"/>
        </w:rPr>
        <w:t>c</w:t>
      </w:r>
      <w:bookmarkStart w:id="0" w:name="_Hlk103505495"/>
      <w:r w:rsidR="00801DFA" w:rsidRPr="00B956FC">
        <w:rPr>
          <w:rFonts w:ascii="Times New Roman" w:hAnsi="Times New Roman"/>
          <w:i/>
          <w:iCs/>
          <w:sz w:val="16"/>
          <w:szCs w:val="18"/>
        </w:rPr>
        <w:t>Graduate</w:t>
      </w:r>
      <w:proofErr w:type="spellEnd"/>
      <w:r w:rsidR="00801DFA" w:rsidRPr="00B956FC">
        <w:rPr>
          <w:rFonts w:ascii="Times New Roman" w:hAnsi="Times New Roman"/>
          <w:i/>
          <w:iCs/>
          <w:sz w:val="16"/>
          <w:szCs w:val="18"/>
        </w:rPr>
        <w:t xml:space="preserve"> School of In</w:t>
      </w:r>
      <w:r w:rsidR="003E7F3E" w:rsidRPr="00B956FC">
        <w:rPr>
          <w:rFonts w:ascii="Times New Roman" w:hAnsi="Times New Roman"/>
          <w:i/>
          <w:iCs/>
          <w:sz w:val="16"/>
          <w:szCs w:val="18"/>
        </w:rPr>
        <w:t>fo</w:t>
      </w:r>
      <w:r w:rsidR="00801DFA" w:rsidRPr="00B956FC">
        <w:rPr>
          <w:rFonts w:ascii="Times New Roman" w:hAnsi="Times New Roman"/>
          <w:i/>
          <w:iCs/>
          <w:sz w:val="16"/>
          <w:szCs w:val="18"/>
        </w:rPr>
        <w:t xml:space="preserve">rmation Science and Technology, Osaka University, 1-5 Yamada-Oka, Suita, 565-0871 Japan. </w:t>
      </w:r>
      <w:bookmarkEnd w:id="0"/>
    </w:p>
    <w:p w14:paraId="5E839469" w14:textId="3F2ACF93" w:rsidR="00064278" w:rsidRPr="00064278" w:rsidRDefault="00064278" w:rsidP="00064278">
      <w:pPr>
        <w:spacing w:line="240" w:lineRule="auto"/>
        <w:rPr>
          <w:lang w:bidi="en-US"/>
        </w:rPr>
      </w:pPr>
      <w:r>
        <w:rPr>
          <w:lang w:bidi="en-US"/>
        </w:rPr>
        <w:t>_________________________________________________________________________</w:t>
      </w:r>
    </w:p>
    <w:p w14:paraId="52C9DCBD" w14:textId="3F1CAB86" w:rsidR="00032B2B" w:rsidRDefault="003A4C09" w:rsidP="00064278">
      <w:pPr>
        <w:pStyle w:val="MDPI17abstract"/>
        <w:spacing w:line="240" w:lineRule="auto"/>
        <w:ind w:left="0"/>
        <w:rPr>
          <w:rFonts w:ascii="Times New Roman" w:hAnsi="Times New Roman"/>
          <w:snapToGrid w:val="0"/>
        </w:rPr>
      </w:pPr>
      <w:bookmarkStart w:id="1" w:name="_Hlk35431321"/>
      <w:r w:rsidRPr="009752DF">
        <w:rPr>
          <w:rFonts w:ascii="Times New Roman" w:hAnsi="Times New Roman"/>
          <w:b/>
        </w:rPr>
        <w:t>A</w:t>
      </w:r>
      <w:r w:rsidR="00CE44A1">
        <w:rPr>
          <w:rFonts w:ascii="Times New Roman" w:hAnsi="Times New Roman"/>
          <w:b/>
        </w:rPr>
        <w:t>BSTRACT</w:t>
      </w:r>
      <w:r w:rsidRPr="009752DF">
        <w:rPr>
          <w:rFonts w:ascii="Times New Roman" w:hAnsi="Times New Roman"/>
          <w:b/>
        </w:rPr>
        <w:t xml:space="preserve"> </w:t>
      </w:r>
    </w:p>
    <w:p w14:paraId="49ED0A85" w14:textId="4A5C4EC0" w:rsidR="00064278" w:rsidRPr="00064278" w:rsidRDefault="00064278" w:rsidP="00417B64">
      <w:pPr>
        <w:pStyle w:val="MDPI18keywords"/>
        <w:spacing w:line="240" w:lineRule="auto"/>
        <w:ind w:left="0"/>
      </w:pPr>
      <w:r>
        <w:t>____________________________________________________________</w:t>
      </w:r>
    </w:p>
    <w:p w14:paraId="7B8F7451" w14:textId="3576546E" w:rsidR="000C374D" w:rsidRPr="006603DC" w:rsidRDefault="00830904" w:rsidP="007C448A">
      <w:pPr>
        <w:pStyle w:val="Els-Abstract-text"/>
        <w:spacing w:line="340" w:lineRule="exact"/>
        <w:rPr>
          <w:rFonts w:eastAsia="Times New Roman"/>
          <w:snapToGrid w:val="0"/>
          <w:color w:val="000000"/>
          <w:sz w:val="20"/>
          <w:szCs w:val="22"/>
          <w:lang w:eastAsia="de-DE" w:bidi="en-US"/>
        </w:rPr>
      </w:pPr>
      <w:bookmarkStart w:id="2" w:name="_Hlk46998623"/>
      <w:bookmarkStart w:id="3" w:name="_Hlk80907850"/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Recent research on </w:t>
      </w:r>
      <w:r w:rsidR="00406CBE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single image super-resolution (SISR) using </w:t>
      </w:r>
      <w:r w:rsidR="00362F39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deep </w:t>
      </w:r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convolutional neural networks</w:t>
      </w:r>
      <w:r w:rsidR="00865351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(</w:t>
      </w:r>
      <w:proofErr w:type="gramStart"/>
      <w:r w:rsidR="00865351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CNNs)</w:t>
      </w:r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r w:rsidR="00406CBE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r w:rsidR="007F0F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has</w:t>
      </w:r>
      <w:proofErr w:type="gramEnd"/>
      <w:r w:rsidR="007F0F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shown significant development in</w:t>
      </w:r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the </w:t>
      </w:r>
      <w:r w:rsidR="00406CBE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area </w:t>
      </w:r>
      <w:r w:rsidR="002C6458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computer </w:t>
      </w:r>
      <w:r w:rsidR="00ED76F5"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vision-based</w:t>
      </w:r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r w:rsidR="009C05E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tasks</w:t>
      </w:r>
      <w:r w:rsidR="003701E9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r w:rsidR="002C6458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specially </w:t>
      </w:r>
      <w:r w:rsidR="003701E9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image and video</w:t>
      </w:r>
      <w:r w:rsidR="002C6458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processing</w:t>
      </w:r>
      <w:r w:rsidR="009C05E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.</w:t>
      </w:r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S</w:t>
      </w:r>
      <w:r w:rsidR="00ED76F5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ISR </w:t>
      </w:r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seeks to reco</w:t>
      </w:r>
      <w:r w:rsidR="00ED76F5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nstruct </w:t>
      </w:r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a vis</w:t>
      </w:r>
      <w:r w:rsidR="0007482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ibly </w:t>
      </w:r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appealing high-quality</w:t>
      </w:r>
      <w:r w:rsidR="001C1F9D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/ high-resolution (HR)</w:t>
      </w:r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output image from a low-quality</w:t>
      </w:r>
      <w:r w:rsidR="001C1F9D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/ low-resolution (</w:t>
      </w:r>
      <w:proofErr w:type="gramStart"/>
      <w:r w:rsidR="001C1F9D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LR) </w:t>
      </w:r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input</w:t>
      </w:r>
      <w:proofErr w:type="gramEnd"/>
      <w:r w:rsidRPr="0083090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image as its primary goal.</w:t>
      </w:r>
      <w:r w:rsidR="007C448A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However, most existing </w:t>
      </w:r>
      <w:r w:rsidR="00D561E1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CNN-based</w:t>
      </w:r>
      <w:r w:rsidR="00B86EFB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image </w:t>
      </w:r>
      <w:r w:rsidR="007A3B1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super-resolution (</w:t>
      </w:r>
      <w:r w:rsidR="00B86EFB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SR</w:t>
      </w:r>
      <w:r w:rsidR="007A3B1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) frameworks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often use a deeper and </w:t>
      </w:r>
      <w:r w:rsidR="00873D8C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broader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network architecture that require</w:t>
      </w:r>
      <w:r w:rsidR="003E7F3E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a </w:t>
      </w:r>
      <w:r w:rsidR="00873D8C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sizeable</w:t>
      </w:r>
      <w:r w:rsidR="00B57BF8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r w:rsidR="00B57BF8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computational resource</w:t>
      </w:r>
      <w:r w:rsidR="00CE2A52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,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risk of overfitting, increase</w:t>
      </w:r>
      <w:r w:rsidR="00AD7196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computational complexity, </w:t>
      </w:r>
      <w:r w:rsidR="00AD7196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and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more memory consumption</w:t>
      </w:r>
      <w:r w:rsidR="003E7F3E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,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r w:rsidR="00AD7196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as well as</w:t>
      </w:r>
      <w:r w:rsidR="00CE2A52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r w:rsidR="00D561E1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takes</w:t>
      </w:r>
      <w:r w:rsidR="00CE2A52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more processing time during the </w:t>
      </w:r>
      <w:r w:rsidR="006603DC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evaluations.</w:t>
      </w:r>
      <w:r w:rsidR="001C569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r w:rsidR="00B9603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To resolve these problems, we propose </w:t>
      </w:r>
      <w:bookmarkStart w:id="4" w:name="_Hlk111794826"/>
      <w:r w:rsidR="00B9603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a </w:t>
      </w:r>
      <w:r w:rsidR="001C5694" w:rsidRPr="001C569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Squeeze-and-</w:t>
      </w:r>
      <w:proofErr w:type="spellStart"/>
      <w:r w:rsidR="001C5694" w:rsidRPr="001C569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ExcitationNext</w:t>
      </w:r>
      <w:proofErr w:type="spellEnd"/>
      <w:r w:rsidR="001C5694" w:rsidRPr="001C569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for Single Image Super-Resolution concept</w:t>
      </w:r>
      <w:r w:rsidR="00CB1E2D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named as </w:t>
      </w:r>
      <w:r w:rsidR="001C5694" w:rsidRPr="001C569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SENext</w:t>
      </w:r>
      <w:r w:rsidR="0087488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. In detail, t</w:t>
      </w:r>
      <w:r w:rsidR="001C5694" w:rsidRPr="001C569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he squeeze-and-excitation block</w:t>
      </w:r>
      <w:r w:rsidR="00DD2972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</w:t>
      </w:r>
      <w:r w:rsidR="001C5694" w:rsidRPr="001C569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(SEB)</w:t>
      </w:r>
      <w:r w:rsidR="005135B5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are used </w:t>
      </w:r>
      <w:r w:rsidR="001C5694" w:rsidRPr="001C569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in our network architecture to </w:t>
      </w:r>
      <w:r w:rsidR="00DD2972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reduce the computational cost and </w:t>
      </w:r>
      <w:r w:rsidR="001C5694" w:rsidRPr="001C569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adopt the channel-wise feature mappings </w:t>
      </w:r>
      <w:r w:rsidR="00DD2972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to </w:t>
      </w:r>
      <w:r w:rsidR="001C5694" w:rsidRPr="001C569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adaptively recalibrate the features.</w:t>
      </w:r>
      <w:r w:rsidR="00C4336B" w:rsidRPr="001C5694">
        <w:rPr>
          <w:rFonts w:eastAsia="Times New Roman"/>
          <w:snapToGrid w:val="0"/>
          <w:color w:val="FF0000"/>
          <w:sz w:val="20"/>
          <w:szCs w:val="22"/>
          <w:lang w:eastAsia="de-DE" w:bidi="en-US"/>
        </w:rPr>
        <w:t xml:space="preserve"> </w:t>
      </w:r>
      <w:r w:rsidR="00532B34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Further</w:t>
      </w:r>
      <w:r w:rsidR="00FA3ECE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more</w:t>
      </w:r>
      <w:r w:rsidR="00532B34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, </w:t>
      </w:r>
      <w:r w:rsidR="003A610A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local, </w:t>
      </w:r>
      <w:r w:rsidR="00532B34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</w:t>
      </w:r>
      <w:r w:rsidR="00FF5762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ub-local</w:t>
      </w:r>
      <w:r w:rsidR="003A610A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and global</w:t>
      </w:r>
      <w:r w:rsidR="00FF5762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r w:rsidR="00FA3ECE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skip </w:t>
      </w:r>
      <w:r w:rsidR="004466CE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connections are</w:t>
      </w:r>
      <w:r w:rsidR="00227779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employed </w:t>
      </w:r>
      <w:r w:rsidR="00532B34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between each </w:t>
      </w:r>
      <w:r w:rsidR="00FA3ECE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SEB</w:t>
      </w:r>
      <w:r w:rsidR="004C00A0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r w:rsidR="00D561E1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to enable</w:t>
      </w:r>
      <w:r w:rsidR="0088333C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the feature reusability and </w:t>
      </w:r>
      <w:r w:rsidR="00D561E1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stabilize</w:t>
      </w:r>
      <w:r w:rsidR="0088333C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training convergence smoothly. </w:t>
      </w:r>
      <w:r w:rsidR="00785D54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Instead of hand-designed bicubic upsampling at pre-processing step</w:t>
      </w:r>
      <w:r w:rsidR="00F0690B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, we perform </w:t>
      </w:r>
      <w:r w:rsidR="00D561E1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post-upsampling</w:t>
      </w:r>
      <w:r w:rsidR="00F0690B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at the</w:t>
      </w:r>
      <w:r w:rsidR="00F50725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later end to</w:t>
      </w:r>
      <w:r w:rsidR="00FF7D85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reconstruct the </w:t>
      </w:r>
      <w:r w:rsidR="000B2DB1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high-resolution (HR) image.</w:t>
      </w:r>
      <w:r w:rsidR="00512EC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  <w:bookmarkEnd w:id="4"/>
      <w:r w:rsidR="00512EC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Ex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tensive quantitative and qualitative experiments </w:t>
      </w:r>
      <w:r w:rsidR="004C00A0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are performed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on </w:t>
      </w:r>
      <w:r w:rsidR="00D561E1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the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benchmark </w:t>
      </w:r>
      <w:r w:rsidR="004C00A0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test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dataset,</w:t>
      </w:r>
      <w:r w:rsidR="009C3750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including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Set5</w:t>
      </w:r>
      <w:r w:rsidR="00EB3716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,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Set14</w:t>
      </w:r>
      <w:r w:rsidR="00EB3716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,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BSDS100, Urban100, </w:t>
      </w:r>
      <w:r w:rsidR="00F7164D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and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Manga109</w:t>
      </w:r>
      <w:r w:rsidR="00482616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. The</w:t>
      </w:r>
      <w:r w:rsidR="005A6A10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se </w:t>
      </w:r>
      <w:r w:rsidR="006C0655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experimental </w:t>
      </w:r>
      <w:r w:rsidR="00482616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evaluations </w:t>
      </w:r>
      <w:r w:rsidR="00D561E1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validate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the superiority of the </w:t>
      </w:r>
      <w:r w:rsidR="002A60CB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SENext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over </w:t>
      </w:r>
      <w:r w:rsidR="002A60CB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other deep CNN image SR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methods in terms of PSNR/SSIM, </w:t>
      </w:r>
      <w:r w:rsidR="00575897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FLOPs,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Number of parameters, processing speed</w:t>
      </w:r>
      <w:r w:rsidR="00276D6F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, </w:t>
      </w:r>
      <w:r w:rsidR="00D031B9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>and visually pleasing effect.</w:t>
      </w:r>
      <w:r w:rsidR="00457BFB" w:rsidRPr="009752DF">
        <w:rPr>
          <w:rFonts w:eastAsia="Times New Roman"/>
          <w:snapToGrid w:val="0"/>
          <w:color w:val="000000"/>
          <w:sz w:val="20"/>
          <w:szCs w:val="22"/>
          <w:lang w:eastAsia="de-DE" w:bidi="en-US"/>
        </w:rPr>
        <w:t xml:space="preserve"> </w:t>
      </w:r>
    </w:p>
    <w:bookmarkEnd w:id="2"/>
    <w:bookmarkEnd w:id="3"/>
    <w:p w14:paraId="28D72855" w14:textId="79B310AC" w:rsidR="001D3705" w:rsidRDefault="008604EE" w:rsidP="00D031B9">
      <w:pPr>
        <w:pStyle w:val="MDPI18keywords"/>
        <w:rPr>
          <w:rFonts w:ascii="Times New Roman" w:hAnsi="Times New Roman"/>
        </w:rPr>
      </w:pPr>
      <w:r w:rsidRPr="00F45BA2">
        <w:rPr>
          <w:rFonts w:ascii="Times New Roman" w:hAnsi="Times New Roman"/>
          <w:bCs/>
          <w:i/>
          <w:iCs/>
        </w:rPr>
        <w:t>Keywords:</w:t>
      </w:r>
      <w:r w:rsidRPr="009752DF">
        <w:rPr>
          <w:rFonts w:ascii="Times New Roman" w:hAnsi="Times New Roman"/>
          <w:b/>
        </w:rPr>
        <w:t xml:space="preserve"> </w:t>
      </w:r>
      <w:r w:rsidR="0073380B" w:rsidRPr="0073380B">
        <w:rPr>
          <w:rFonts w:ascii="Times New Roman" w:hAnsi="Times New Roman"/>
          <w:bCs/>
        </w:rPr>
        <w:t>Convolutional Neural Networks</w:t>
      </w:r>
      <w:r w:rsidRPr="009752DF">
        <w:rPr>
          <w:rFonts w:ascii="Times New Roman" w:hAnsi="Times New Roman"/>
        </w:rPr>
        <w:t xml:space="preserve">; </w:t>
      </w:r>
      <w:proofErr w:type="spellStart"/>
      <w:r w:rsidR="00C4336B">
        <w:rPr>
          <w:rFonts w:ascii="Times New Roman" w:hAnsi="Times New Roman"/>
        </w:rPr>
        <w:t>LeakyReLU</w:t>
      </w:r>
      <w:proofErr w:type="spellEnd"/>
      <w:r w:rsidR="00C4336B">
        <w:rPr>
          <w:rFonts w:ascii="Times New Roman" w:hAnsi="Times New Roman"/>
        </w:rPr>
        <w:t xml:space="preserve"> activation Function, </w:t>
      </w:r>
      <w:r w:rsidR="000E5D59">
        <w:rPr>
          <w:rFonts w:ascii="Times New Roman" w:hAnsi="Times New Roman"/>
        </w:rPr>
        <w:t>S</w:t>
      </w:r>
      <w:r w:rsidR="003E7F3E" w:rsidRPr="009752DF">
        <w:rPr>
          <w:rFonts w:ascii="Times New Roman" w:hAnsi="Times New Roman"/>
        </w:rPr>
        <w:t>queeze-and-excitation block</w:t>
      </w:r>
      <w:r w:rsidR="00C4336B">
        <w:rPr>
          <w:rFonts w:ascii="Times New Roman" w:hAnsi="Times New Roman"/>
        </w:rPr>
        <w:t>.</w:t>
      </w:r>
      <w:bookmarkEnd w:id="1"/>
    </w:p>
    <w:p w14:paraId="2C935B0A" w14:textId="0C3D86F5" w:rsidR="00FA18DF" w:rsidRPr="00FA18DF" w:rsidRDefault="00FA18DF" w:rsidP="00FA18DF">
      <w:pPr>
        <w:rPr>
          <w:lang w:bidi="en-US"/>
        </w:rPr>
      </w:pPr>
      <w:r>
        <w:rPr>
          <w:b/>
          <w:snapToGrid w:val="0"/>
          <w:sz w:val="20"/>
          <w:szCs w:val="22"/>
          <w:lang w:bidi="en-US"/>
        </w:rPr>
        <w:t>________________________________________________________________________________________</w:t>
      </w:r>
    </w:p>
    <w:p w14:paraId="61331041" w14:textId="3719B78D" w:rsidR="003A4C09" w:rsidRPr="009752DF" w:rsidRDefault="003A4C09" w:rsidP="001756A9">
      <w:pPr>
        <w:pStyle w:val="MDPI21heading1"/>
        <w:numPr>
          <w:ilvl w:val="0"/>
          <w:numId w:val="4"/>
        </w:numPr>
        <w:rPr>
          <w:rFonts w:ascii="Times New Roman" w:hAnsi="Times New Roman"/>
          <w:b w:val="0"/>
          <w:bCs/>
        </w:rPr>
      </w:pPr>
      <w:r w:rsidRPr="009752DF">
        <w:rPr>
          <w:rFonts w:ascii="Times New Roman" w:hAnsi="Times New Roman"/>
        </w:rPr>
        <w:t>Introduction</w:t>
      </w:r>
    </w:p>
    <w:p w14:paraId="600E240E" w14:textId="09B46080" w:rsidR="003E7F3E" w:rsidRPr="001E46DA" w:rsidRDefault="00102C50" w:rsidP="001E46DA">
      <w:pPr>
        <w:pStyle w:val="MDPI21heading1"/>
        <w:spacing w:line="340" w:lineRule="atLeast"/>
        <w:ind w:left="505" w:firstLine="335"/>
        <w:jc w:val="both"/>
        <w:rPr>
          <w:rFonts w:ascii="Times New Roman" w:hAnsi="Times New Roman"/>
          <w:b w:val="0"/>
          <w:color w:val="auto"/>
        </w:rPr>
      </w:pPr>
      <w:r w:rsidRPr="00102C50">
        <w:rPr>
          <w:rFonts w:ascii="Times New Roman" w:hAnsi="Times New Roman"/>
          <w:b w:val="0"/>
        </w:rPr>
        <w:t xml:space="preserve">One of the most significant </w:t>
      </w:r>
      <w:r w:rsidR="004466CE">
        <w:rPr>
          <w:rFonts w:ascii="Times New Roman" w:hAnsi="Times New Roman"/>
          <w:b w:val="0"/>
        </w:rPr>
        <w:t>research areas</w:t>
      </w:r>
      <w:r w:rsidRPr="00102C50">
        <w:rPr>
          <w:rFonts w:ascii="Times New Roman" w:hAnsi="Times New Roman"/>
          <w:b w:val="0"/>
        </w:rPr>
        <w:t xml:space="preserve"> in deep learning and image processing is</w:t>
      </w:r>
      <w:r w:rsidR="005526E6">
        <w:rPr>
          <w:rFonts w:ascii="Times New Roman" w:hAnsi="Times New Roman"/>
          <w:b w:val="0"/>
        </w:rPr>
        <w:t xml:space="preserve"> a</w:t>
      </w:r>
      <w:r w:rsidRPr="00102C50">
        <w:rPr>
          <w:rFonts w:ascii="Times New Roman" w:hAnsi="Times New Roman"/>
          <w:b w:val="0"/>
        </w:rPr>
        <w:t xml:space="preserve"> single image super-resolution (SISR). Reconstructing the visually appealing high-resolution (HR) </w:t>
      </w:r>
      <w:r w:rsidR="00433283">
        <w:rPr>
          <w:rFonts w:ascii="Times New Roman" w:hAnsi="Times New Roman"/>
          <w:b w:val="0"/>
        </w:rPr>
        <w:t>out</w:t>
      </w:r>
      <w:r w:rsidR="008220B0">
        <w:rPr>
          <w:rFonts w:ascii="Times New Roman" w:hAnsi="Times New Roman"/>
          <w:b w:val="0"/>
        </w:rPr>
        <w:t xml:space="preserve">put </w:t>
      </w:r>
      <w:r w:rsidR="00433283">
        <w:rPr>
          <w:rFonts w:ascii="Times New Roman" w:hAnsi="Times New Roman"/>
          <w:b w:val="0"/>
        </w:rPr>
        <w:t xml:space="preserve">image </w:t>
      </w:r>
      <w:r w:rsidRPr="00102C50">
        <w:rPr>
          <w:rFonts w:ascii="Times New Roman" w:hAnsi="Times New Roman"/>
          <w:b w:val="0"/>
        </w:rPr>
        <w:t xml:space="preserve">from the low-resolution (LR) input image is the primary function of SISR. </w:t>
      </w:r>
      <w:r w:rsidR="00D81D36">
        <w:rPr>
          <w:rFonts w:ascii="Times New Roman" w:hAnsi="Times New Roman"/>
          <w:b w:val="0"/>
        </w:rPr>
        <w:t xml:space="preserve">However, SISR is still a difficult task and is considered </w:t>
      </w:r>
      <w:r w:rsidR="00D561E1">
        <w:rPr>
          <w:rFonts w:ascii="Times New Roman" w:hAnsi="Times New Roman"/>
          <w:b w:val="0"/>
        </w:rPr>
        <w:t xml:space="preserve">an </w:t>
      </w:r>
      <w:r w:rsidR="00D81D36">
        <w:rPr>
          <w:rFonts w:ascii="Times New Roman" w:hAnsi="Times New Roman"/>
          <w:b w:val="0"/>
        </w:rPr>
        <w:t xml:space="preserve">inverse </w:t>
      </w:r>
      <w:r w:rsidR="004466CE">
        <w:rPr>
          <w:rFonts w:ascii="Times New Roman" w:hAnsi="Times New Roman"/>
          <w:b w:val="0"/>
        </w:rPr>
        <w:t>ill-posed</w:t>
      </w:r>
      <w:r w:rsidR="00D81D36">
        <w:rPr>
          <w:rFonts w:ascii="Times New Roman" w:hAnsi="Times New Roman"/>
          <w:b w:val="0"/>
        </w:rPr>
        <w:t xml:space="preserve"> </w:t>
      </w:r>
      <w:r w:rsidR="000F5A82">
        <w:rPr>
          <w:rFonts w:ascii="Times New Roman" w:hAnsi="Times New Roman"/>
          <w:b w:val="0"/>
        </w:rPr>
        <w:t>problem because</w:t>
      </w:r>
      <w:r w:rsidR="00994570" w:rsidRPr="009752DF">
        <w:rPr>
          <w:rFonts w:ascii="Times New Roman" w:hAnsi="Times New Roman"/>
          <w:b w:val="0"/>
        </w:rPr>
        <w:t xml:space="preserve"> </w:t>
      </w:r>
      <w:r w:rsidR="00323726" w:rsidRPr="009752DF">
        <w:rPr>
          <w:rFonts w:ascii="Times New Roman" w:hAnsi="Times New Roman"/>
          <w:b w:val="0"/>
        </w:rPr>
        <w:t>numerous</w:t>
      </w:r>
      <w:r w:rsidR="0047564D" w:rsidRPr="009752DF">
        <w:rPr>
          <w:rFonts w:ascii="Times New Roman" w:hAnsi="Times New Roman"/>
          <w:b w:val="0"/>
        </w:rPr>
        <w:t xml:space="preserve"> algorithms</w:t>
      </w:r>
      <w:r w:rsidR="00994570" w:rsidRPr="009752DF">
        <w:rPr>
          <w:rFonts w:ascii="Times New Roman" w:hAnsi="Times New Roman"/>
          <w:b w:val="0"/>
        </w:rPr>
        <w:t xml:space="preserve"> </w:t>
      </w:r>
      <w:r w:rsidR="0012042E" w:rsidRPr="009752DF">
        <w:rPr>
          <w:rFonts w:ascii="Times New Roman" w:hAnsi="Times New Roman"/>
          <w:b w:val="0"/>
        </w:rPr>
        <w:fldChar w:fldCharType="begin">
          <w:fldData xml:space="preserve">PEVuZE5vdGU+PENpdGU+PEF1dGhvcj5ZYW5nPC9BdXRob3I+PFllYXI+MjAxMDwvWWVhcj48UmVj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</w:fldData>
        </w:fldChar>
      </w:r>
      <w:r w:rsidR="00295994">
        <w:rPr>
          <w:rFonts w:ascii="Times New Roman" w:hAnsi="Times New Roman"/>
          <w:b w:val="0"/>
        </w:rPr>
        <w:instrText xml:space="preserve"> ADDIN EN.CITE </w:instrText>
      </w:r>
      <w:r w:rsidR="00295994">
        <w:rPr>
          <w:rFonts w:ascii="Times New Roman" w:hAnsi="Times New Roman"/>
          <w:b w:val="0"/>
        </w:rPr>
        <w:fldChar w:fldCharType="begin">
          <w:fldData xml:space="preserve">PEVuZE5vdGU+PENpdGU+PEF1dGhvcj5ZYW5nPC9BdXRob3I+PFllYXI+MjAxMDwvWWVhcj48UmVj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</w:fldData>
        </w:fldChar>
      </w:r>
      <w:r w:rsidR="00295994">
        <w:rPr>
          <w:rFonts w:ascii="Times New Roman" w:hAnsi="Times New Roman"/>
          <w:b w:val="0"/>
        </w:rPr>
        <w:instrText xml:space="preserve"> ADDIN EN.CITE.DATA </w:instrText>
      </w:r>
      <w:r w:rsidR="00295994">
        <w:rPr>
          <w:rFonts w:ascii="Times New Roman" w:hAnsi="Times New Roman"/>
          <w:b w:val="0"/>
        </w:rPr>
      </w:r>
      <w:r w:rsidR="00295994">
        <w:rPr>
          <w:rFonts w:ascii="Times New Roman" w:hAnsi="Times New Roman"/>
          <w:b w:val="0"/>
        </w:rPr>
        <w:fldChar w:fldCharType="end"/>
      </w:r>
      <w:r w:rsidR="0012042E" w:rsidRPr="009752DF">
        <w:rPr>
          <w:rFonts w:ascii="Times New Roman" w:hAnsi="Times New Roman"/>
          <w:b w:val="0"/>
        </w:rPr>
      </w:r>
      <w:r w:rsidR="0012042E" w:rsidRPr="009752DF">
        <w:rPr>
          <w:rFonts w:ascii="Times New Roman" w:hAnsi="Times New Roman"/>
          <w:b w:val="0"/>
        </w:rPr>
        <w:fldChar w:fldCharType="separate"/>
      </w:r>
      <w:r w:rsidR="00295994">
        <w:rPr>
          <w:rFonts w:ascii="Times New Roman" w:hAnsi="Times New Roman"/>
          <w:b w:val="0"/>
          <w:noProof/>
        </w:rPr>
        <w:t>[1-5]</w:t>
      </w:r>
      <w:r w:rsidR="0012042E" w:rsidRPr="009752DF">
        <w:rPr>
          <w:rFonts w:ascii="Times New Roman" w:hAnsi="Times New Roman"/>
          <w:b w:val="0"/>
        </w:rPr>
        <w:fldChar w:fldCharType="end"/>
      </w:r>
      <w:r w:rsidR="0047564D" w:rsidRPr="009752DF">
        <w:rPr>
          <w:rFonts w:ascii="Times New Roman" w:hAnsi="Times New Roman"/>
          <w:b w:val="0"/>
        </w:rPr>
        <w:t xml:space="preserve"> have been </w:t>
      </w:r>
      <w:r w:rsidR="00323726" w:rsidRPr="009752DF">
        <w:rPr>
          <w:rFonts w:ascii="Times New Roman" w:hAnsi="Times New Roman"/>
          <w:b w:val="0"/>
        </w:rPr>
        <w:t>suggested</w:t>
      </w:r>
      <w:r w:rsidR="00D61E69">
        <w:rPr>
          <w:rFonts w:ascii="Times New Roman" w:hAnsi="Times New Roman"/>
          <w:b w:val="0"/>
        </w:rPr>
        <w:t>. Still, performance</w:t>
      </w:r>
      <w:r w:rsidR="005C0DF6" w:rsidRPr="009752DF">
        <w:rPr>
          <w:rFonts w:ascii="Times New Roman" w:hAnsi="Times New Roman"/>
          <w:b w:val="0"/>
        </w:rPr>
        <w:t xml:space="preserve"> is not satisfactory</w:t>
      </w:r>
      <w:r w:rsidR="003E7F3E" w:rsidRPr="009752DF">
        <w:rPr>
          <w:rFonts w:ascii="Times New Roman" w:hAnsi="Times New Roman"/>
          <w:b w:val="0"/>
        </w:rPr>
        <w:t xml:space="preserve"> and has more computational complexity</w:t>
      </w:r>
      <w:r w:rsidR="00AB1BF1" w:rsidRPr="009752DF">
        <w:rPr>
          <w:rFonts w:ascii="Times New Roman" w:hAnsi="Times New Roman"/>
          <w:b w:val="0"/>
        </w:rPr>
        <w:t>.</w:t>
      </w:r>
      <w:r w:rsidR="0047564D" w:rsidRPr="009752DF">
        <w:rPr>
          <w:rFonts w:ascii="Times New Roman" w:hAnsi="Times New Roman"/>
          <w:b w:val="0"/>
        </w:rPr>
        <w:t xml:space="preserve"> </w:t>
      </w:r>
      <w:bookmarkStart w:id="5" w:name="_Hlk99125530"/>
      <w:r w:rsidR="00D031B9" w:rsidRPr="009752DF">
        <w:rPr>
          <w:rFonts w:ascii="Times New Roman" w:hAnsi="Times New Roman"/>
          <w:b w:val="0"/>
        </w:rPr>
        <w:t>Recently, deep convol</w:t>
      </w:r>
      <w:r w:rsidR="003E7F3E" w:rsidRPr="009752DF">
        <w:rPr>
          <w:rFonts w:ascii="Times New Roman" w:hAnsi="Times New Roman"/>
          <w:b w:val="0"/>
        </w:rPr>
        <w:t>uti</w:t>
      </w:r>
      <w:r w:rsidR="00D031B9" w:rsidRPr="009752DF">
        <w:rPr>
          <w:rFonts w:ascii="Times New Roman" w:hAnsi="Times New Roman"/>
          <w:b w:val="0"/>
        </w:rPr>
        <w:t xml:space="preserve">onal neural networks (CNNs) captured the market </w:t>
      </w:r>
      <w:r w:rsidR="00AD7196" w:rsidRPr="009752DF">
        <w:rPr>
          <w:rFonts w:ascii="Times New Roman" w:hAnsi="Times New Roman"/>
          <w:b w:val="0"/>
        </w:rPr>
        <w:t>for</w:t>
      </w:r>
      <w:r w:rsidR="00D031B9" w:rsidRPr="009752DF">
        <w:rPr>
          <w:rFonts w:ascii="Times New Roman" w:hAnsi="Times New Roman"/>
          <w:b w:val="0"/>
        </w:rPr>
        <w:t xml:space="preserve"> image </w:t>
      </w:r>
      <w:r w:rsidR="00323726">
        <w:rPr>
          <w:rFonts w:ascii="Times New Roman" w:hAnsi="Times New Roman"/>
          <w:b w:val="0"/>
        </w:rPr>
        <w:t>SR</w:t>
      </w:r>
      <w:r w:rsidR="003E7F3E" w:rsidRPr="009752DF">
        <w:rPr>
          <w:rFonts w:ascii="Times New Roman" w:hAnsi="Times New Roman"/>
          <w:b w:val="0"/>
          <w:color w:val="auto"/>
        </w:rPr>
        <w:t>,</w:t>
      </w:r>
      <w:r w:rsidR="00D031B9" w:rsidRPr="009752DF">
        <w:rPr>
          <w:rFonts w:ascii="Times New Roman" w:hAnsi="Times New Roman"/>
          <w:b w:val="0"/>
          <w:color w:val="auto"/>
        </w:rPr>
        <w:t xml:space="preserve"> and </w:t>
      </w:r>
      <w:r w:rsidR="003E7F3E" w:rsidRPr="009752DF">
        <w:rPr>
          <w:rFonts w:ascii="Times New Roman" w:hAnsi="Times New Roman"/>
          <w:b w:val="0"/>
          <w:color w:val="auto"/>
        </w:rPr>
        <w:t xml:space="preserve">the </w:t>
      </w:r>
      <w:r w:rsidR="00D031B9" w:rsidRPr="009752DF">
        <w:rPr>
          <w:rFonts w:ascii="Times New Roman" w:hAnsi="Times New Roman"/>
          <w:b w:val="0"/>
          <w:color w:val="auto"/>
        </w:rPr>
        <w:t>research community shift</w:t>
      </w:r>
      <w:r w:rsidR="003E7F3E" w:rsidRPr="009752DF">
        <w:rPr>
          <w:rFonts w:ascii="Times New Roman" w:hAnsi="Times New Roman"/>
          <w:b w:val="0"/>
          <w:color w:val="auto"/>
        </w:rPr>
        <w:t>ed</w:t>
      </w:r>
      <w:r w:rsidR="00D031B9" w:rsidRPr="009752DF">
        <w:rPr>
          <w:rFonts w:ascii="Times New Roman" w:hAnsi="Times New Roman"/>
          <w:b w:val="0"/>
          <w:color w:val="auto"/>
        </w:rPr>
        <w:t xml:space="preserve"> </w:t>
      </w:r>
      <w:r w:rsidR="003E7F3E" w:rsidRPr="009752DF">
        <w:rPr>
          <w:rFonts w:ascii="Times New Roman" w:hAnsi="Times New Roman"/>
          <w:b w:val="0"/>
          <w:color w:val="auto"/>
        </w:rPr>
        <w:t xml:space="preserve">from the </w:t>
      </w:r>
      <w:r w:rsidR="00D031B9" w:rsidRPr="009752DF">
        <w:rPr>
          <w:rFonts w:ascii="Times New Roman" w:hAnsi="Times New Roman"/>
          <w:b w:val="0"/>
          <w:color w:val="auto"/>
        </w:rPr>
        <w:t>old hand</w:t>
      </w:r>
      <w:r w:rsidR="003E7F3E" w:rsidRPr="009752DF">
        <w:rPr>
          <w:rFonts w:ascii="Times New Roman" w:hAnsi="Times New Roman"/>
          <w:b w:val="0"/>
          <w:color w:val="auto"/>
        </w:rPr>
        <w:t>-</w:t>
      </w:r>
      <w:r w:rsidR="00D031B9" w:rsidRPr="009752DF">
        <w:rPr>
          <w:rFonts w:ascii="Times New Roman" w:hAnsi="Times New Roman"/>
          <w:b w:val="0"/>
          <w:color w:val="auto"/>
        </w:rPr>
        <w:t>designed approach to</w:t>
      </w:r>
      <w:r w:rsidR="003E7F3E" w:rsidRPr="009752DF">
        <w:rPr>
          <w:rFonts w:ascii="Times New Roman" w:hAnsi="Times New Roman"/>
          <w:b w:val="0"/>
          <w:color w:val="auto"/>
        </w:rPr>
        <w:t xml:space="preserve"> a </w:t>
      </w:r>
      <w:r w:rsidR="00D031B9" w:rsidRPr="009752DF">
        <w:rPr>
          <w:rFonts w:ascii="Times New Roman" w:hAnsi="Times New Roman"/>
          <w:b w:val="0"/>
          <w:color w:val="auto"/>
        </w:rPr>
        <w:t>newly deep CNN</w:t>
      </w:r>
      <w:r w:rsidR="003E7F3E" w:rsidRPr="009752DF">
        <w:rPr>
          <w:rFonts w:ascii="Times New Roman" w:hAnsi="Times New Roman"/>
          <w:b w:val="0"/>
          <w:color w:val="auto"/>
        </w:rPr>
        <w:t>-</w:t>
      </w:r>
      <w:r w:rsidR="00D031B9" w:rsidRPr="009752DF">
        <w:rPr>
          <w:rFonts w:ascii="Times New Roman" w:hAnsi="Times New Roman"/>
          <w:b w:val="0"/>
          <w:color w:val="auto"/>
        </w:rPr>
        <w:t>based approach</w:t>
      </w:r>
      <w:bookmarkEnd w:id="5"/>
      <w:r w:rsidR="00D031B9" w:rsidRPr="009752DF">
        <w:rPr>
          <w:rFonts w:ascii="Times New Roman" w:hAnsi="Times New Roman"/>
          <w:b w:val="0"/>
          <w:color w:val="auto"/>
        </w:rPr>
        <w:t xml:space="preserve">. </w:t>
      </w:r>
      <w:r w:rsidR="0021663E">
        <w:rPr>
          <w:rFonts w:ascii="Times New Roman" w:hAnsi="Times New Roman"/>
          <w:b w:val="0"/>
          <w:color w:val="auto"/>
        </w:rPr>
        <w:t>Initially, D</w:t>
      </w:r>
      <w:r w:rsidR="00D031B9" w:rsidRPr="009752DF">
        <w:rPr>
          <w:rFonts w:ascii="Times New Roman" w:hAnsi="Times New Roman"/>
          <w:b w:val="0"/>
          <w:color w:val="auto"/>
        </w:rPr>
        <w:t>ong et al. proposed a shallow type</w:t>
      </w:r>
      <w:r w:rsidR="00F634A7" w:rsidRPr="009752DF">
        <w:rPr>
          <w:rFonts w:ascii="Times New Roman" w:hAnsi="Times New Roman"/>
          <w:b w:val="0"/>
          <w:color w:val="auto"/>
        </w:rPr>
        <w:t xml:space="preserve"> Super-Resolution Convolutional Neural Network </w:t>
      </w:r>
      <w:r w:rsidR="00D031B9" w:rsidRPr="009752DF">
        <w:rPr>
          <w:rFonts w:ascii="Times New Roman" w:hAnsi="Times New Roman"/>
          <w:b w:val="0"/>
          <w:color w:val="auto"/>
        </w:rPr>
        <w:t xml:space="preserve">(SRCNN) </w:t>
      </w:r>
      <w:r w:rsidR="009C5368" w:rsidRPr="009752DF">
        <w:rPr>
          <w:rFonts w:ascii="Times New Roman" w:hAnsi="Times New Roman"/>
          <w:b w:val="0"/>
          <w:color w:val="auto"/>
        </w:rPr>
        <w:fldChar w:fldCharType="begin"/>
      </w:r>
      <w:r w:rsidR="00295994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9C5368" w:rsidRPr="009752DF">
        <w:rPr>
          <w:rFonts w:ascii="Times New Roman" w:hAnsi="Times New Roman"/>
          <w:b w:val="0"/>
          <w:color w:val="auto"/>
        </w:rPr>
        <w:fldChar w:fldCharType="separate"/>
      </w:r>
      <w:r w:rsidR="00295994">
        <w:rPr>
          <w:rFonts w:ascii="Times New Roman" w:hAnsi="Times New Roman"/>
          <w:b w:val="0"/>
          <w:noProof/>
          <w:color w:val="auto"/>
        </w:rPr>
        <w:t>[6]</w:t>
      </w:r>
      <w:r w:rsidR="009C5368" w:rsidRPr="009752DF">
        <w:rPr>
          <w:rFonts w:ascii="Times New Roman" w:hAnsi="Times New Roman"/>
          <w:b w:val="0"/>
          <w:color w:val="auto"/>
        </w:rPr>
        <w:fldChar w:fldCharType="end"/>
      </w:r>
      <w:r w:rsidR="00F634A7" w:rsidRPr="009752DF">
        <w:rPr>
          <w:rFonts w:ascii="Times New Roman" w:hAnsi="Times New Roman"/>
          <w:b w:val="0"/>
          <w:color w:val="auto"/>
        </w:rPr>
        <w:t xml:space="preserve"> architecture</w:t>
      </w:r>
      <w:r w:rsidR="009C5368" w:rsidRPr="009752DF">
        <w:rPr>
          <w:rFonts w:ascii="Times New Roman" w:hAnsi="Times New Roman"/>
          <w:b w:val="0"/>
          <w:color w:val="auto"/>
        </w:rPr>
        <w:t xml:space="preserve"> </w:t>
      </w:r>
      <w:r w:rsidR="00D031B9" w:rsidRPr="009752DF">
        <w:rPr>
          <w:rFonts w:ascii="Times New Roman" w:hAnsi="Times New Roman"/>
          <w:b w:val="0"/>
          <w:color w:val="auto"/>
        </w:rPr>
        <w:t xml:space="preserve">to </w:t>
      </w:r>
      <w:r w:rsidR="00D031B9" w:rsidRPr="009752DF">
        <w:rPr>
          <w:rFonts w:ascii="Times New Roman" w:hAnsi="Times New Roman"/>
          <w:b w:val="0"/>
          <w:color w:val="auto"/>
        </w:rPr>
        <w:lastRenderedPageBreak/>
        <w:t xml:space="preserve">reconstruct </w:t>
      </w:r>
      <w:r w:rsidR="00AD7196" w:rsidRPr="009752DF">
        <w:rPr>
          <w:rFonts w:ascii="Times New Roman" w:hAnsi="Times New Roman"/>
          <w:b w:val="0"/>
          <w:color w:val="auto"/>
        </w:rPr>
        <w:t>a</w:t>
      </w:r>
      <w:r w:rsidR="00D031B9" w:rsidRPr="009752DF">
        <w:rPr>
          <w:rFonts w:ascii="Times New Roman" w:hAnsi="Times New Roman"/>
          <w:b w:val="0"/>
          <w:color w:val="auto"/>
        </w:rPr>
        <w:t xml:space="preserve"> better HR image from the </w:t>
      </w:r>
      <w:r w:rsidR="0057172D">
        <w:rPr>
          <w:rFonts w:ascii="Times New Roman" w:hAnsi="Times New Roman"/>
          <w:b w:val="0"/>
          <w:color w:val="auto"/>
        </w:rPr>
        <w:t xml:space="preserve">bicubic </w:t>
      </w:r>
      <w:r w:rsidR="00D031B9" w:rsidRPr="009752DF">
        <w:rPr>
          <w:rFonts w:ascii="Times New Roman" w:hAnsi="Times New Roman"/>
          <w:b w:val="0"/>
          <w:color w:val="auto"/>
        </w:rPr>
        <w:t>interpolated</w:t>
      </w:r>
      <w:r w:rsidR="0057172D">
        <w:rPr>
          <w:rFonts w:ascii="Times New Roman" w:hAnsi="Times New Roman"/>
          <w:b w:val="0"/>
          <w:color w:val="auto"/>
        </w:rPr>
        <w:t xml:space="preserve"> generated </w:t>
      </w:r>
      <w:r w:rsidR="00D031B9" w:rsidRPr="009752DF">
        <w:rPr>
          <w:rFonts w:ascii="Times New Roman" w:hAnsi="Times New Roman"/>
          <w:b w:val="0"/>
          <w:color w:val="auto"/>
        </w:rPr>
        <w:t>LR</w:t>
      </w:r>
      <w:r w:rsidR="003E7F3E" w:rsidRPr="009752DF">
        <w:rPr>
          <w:rFonts w:ascii="Times New Roman" w:hAnsi="Times New Roman"/>
          <w:b w:val="0"/>
          <w:color w:val="auto"/>
        </w:rPr>
        <w:t xml:space="preserve"> input</w:t>
      </w:r>
      <w:r w:rsidR="00D031B9" w:rsidRPr="009752DF">
        <w:rPr>
          <w:rFonts w:ascii="Times New Roman" w:hAnsi="Times New Roman"/>
          <w:b w:val="0"/>
          <w:color w:val="auto"/>
        </w:rPr>
        <w:t xml:space="preserve"> image </w:t>
      </w:r>
      <w:r w:rsidR="00D031B9" w:rsidRPr="009752DF">
        <w:rPr>
          <w:rFonts w:ascii="Times New Roman" w:hAnsi="Times New Roman"/>
          <w:b w:val="0"/>
          <w:color w:val="auto"/>
        </w:rPr>
        <w:fldChar w:fldCharType="begin"/>
      </w:r>
      <w:r w:rsidR="00295994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D031B9" w:rsidRPr="009752DF">
        <w:rPr>
          <w:rFonts w:ascii="Times New Roman" w:hAnsi="Times New Roman"/>
          <w:b w:val="0"/>
          <w:color w:val="auto"/>
        </w:rPr>
        <w:fldChar w:fldCharType="separate"/>
      </w:r>
      <w:r w:rsidR="00295994">
        <w:rPr>
          <w:rFonts w:ascii="Times New Roman" w:hAnsi="Times New Roman"/>
          <w:b w:val="0"/>
          <w:noProof/>
          <w:color w:val="auto"/>
        </w:rPr>
        <w:t>[6]</w:t>
      </w:r>
      <w:r w:rsidR="00D031B9" w:rsidRPr="009752DF">
        <w:rPr>
          <w:rFonts w:ascii="Times New Roman" w:hAnsi="Times New Roman"/>
          <w:b w:val="0"/>
          <w:color w:val="auto"/>
        </w:rPr>
        <w:fldChar w:fldCharType="end"/>
      </w:r>
      <w:r w:rsidR="00D031B9" w:rsidRPr="009752DF">
        <w:rPr>
          <w:rFonts w:ascii="Times New Roman" w:hAnsi="Times New Roman"/>
          <w:b w:val="0"/>
          <w:color w:val="auto"/>
        </w:rPr>
        <w:t xml:space="preserve">. </w:t>
      </w:r>
      <w:r w:rsidR="00D031B9" w:rsidRPr="009752DF">
        <w:rPr>
          <w:rFonts w:ascii="Times New Roman" w:hAnsi="Times New Roman"/>
          <w:b w:val="0"/>
        </w:rPr>
        <w:t>Compared with the earlier conventional approaches, SRCNN</w:t>
      </w:r>
      <w:r w:rsidR="003337BB">
        <w:rPr>
          <w:rFonts w:ascii="Times New Roman" w:hAnsi="Times New Roman"/>
          <w:b w:val="0"/>
        </w:rPr>
        <w:t xml:space="preserve"> </w:t>
      </w:r>
      <w:r w:rsidR="00482A05" w:rsidRPr="009752DF">
        <w:rPr>
          <w:rFonts w:ascii="Times New Roman" w:hAnsi="Times New Roman"/>
          <w:b w:val="0"/>
          <w:color w:val="auto"/>
        </w:rPr>
        <w:fldChar w:fldCharType="begin"/>
      </w:r>
      <w:r w:rsidR="00482A05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482A05" w:rsidRPr="009752DF">
        <w:rPr>
          <w:rFonts w:ascii="Times New Roman" w:hAnsi="Times New Roman"/>
          <w:b w:val="0"/>
          <w:color w:val="auto"/>
        </w:rPr>
        <w:fldChar w:fldCharType="separate"/>
      </w:r>
      <w:r w:rsidR="00482A05">
        <w:rPr>
          <w:rFonts w:ascii="Times New Roman" w:hAnsi="Times New Roman"/>
          <w:b w:val="0"/>
          <w:noProof/>
          <w:color w:val="auto"/>
        </w:rPr>
        <w:t>[6]</w:t>
      </w:r>
      <w:r w:rsidR="00482A05" w:rsidRPr="009752DF">
        <w:rPr>
          <w:rFonts w:ascii="Times New Roman" w:hAnsi="Times New Roman"/>
          <w:b w:val="0"/>
          <w:color w:val="auto"/>
        </w:rPr>
        <w:fldChar w:fldCharType="end"/>
      </w:r>
      <w:r w:rsidR="00D031B9" w:rsidRPr="009752DF">
        <w:rPr>
          <w:rFonts w:ascii="Times New Roman" w:hAnsi="Times New Roman"/>
          <w:b w:val="0"/>
        </w:rPr>
        <w:t xml:space="preserve"> can improve performance through its shallow network architecture when reconstructing the HR image. SRCNN</w:t>
      </w:r>
      <w:r w:rsidR="00482A05">
        <w:rPr>
          <w:rFonts w:ascii="Times New Roman" w:hAnsi="Times New Roman"/>
          <w:b w:val="0"/>
        </w:rPr>
        <w:t xml:space="preserve"> </w:t>
      </w:r>
      <w:r w:rsidR="00482A05" w:rsidRPr="009752DF">
        <w:rPr>
          <w:rFonts w:ascii="Times New Roman" w:hAnsi="Times New Roman"/>
          <w:b w:val="0"/>
          <w:color w:val="auto"/>
        </w:rPr>
        <w:fldChar w:fldCharType="begin"/>
      </w:r>
      <w:r w:rsidR="00482A05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482A05" w:rsidRPr="009752DF">
        <w:rPr>
          <w:rFonts w:ascii="Times New Roman" w:hAnsi="Times New Roman"/>
          <w:b w:val="0"/>
          <w:color w:val="auto"/>
        </w:rPr>
        <w:fldChar w:fldCharType="separate"/>
      </w:r>
      <w:r w:rsidR="00482A05">
        <w:rPr>
          <w:rFonts w:ascii="Times New Roman" w:hAnsi="Times New Roman"/>
          <w:b w:val="0"/>
          <w:noProof/>
          <w:color w:val="auto"/>
        </w:rPr>
        <w:t>[6]</w:t>
      </w:r>
      <w:r w:rsidR="00482A05" w:rsidRPr="009752DF">
        <w:rPr>
          <w:rFonts w:ascii="Times New Roman" w:hAnsi="Times New Roman"/>
          <w:b w:val="0"/>
          <w:color w:val="auto"/>
        </w:rPr>
        <w:fldChar w:fldCharType="end"/>
      </w:r>
      <w:r w:rsidR="00D031B9" w:rsidRPr="009752DF">
        <w:rPr>
          <w:rFonts w:ascii="Times New Roman" w:hAnsi="Times New Roman"/>
          <w:b w:val="0"/>
        </w:rPr>
        <w:t xml:space="preserve"> consists of </w:t>
      </w:r>
      <w:r w:rsidR="00D561E1">
        <w:rPr>
          <w:rFonts w:ascii="Times New Roman" w:hAnsi="Times New Roman"/>
          <w:b w:val="0"/>
        </w:rPr>
        <w:t>three basic</w:t>
      </w:r>
      <w:r w:rsidR="00D031B9" w:rsidRPr="009752DF">
        <w:rPr>
          <w:rFonts w:ascii="Times New Roman" w:hAnsi="Times New Roman"/>
          <w:b w:val="0"/>
        </w:rPr>
        <w:t xml:space="preserve"> types of CNN layers</w:t>
      </w:r>
      <w:r w:rsidR="00D61E69">
        <w:rPr>
          <w:rFonts w:ascii="Times New Roman" w:hAnsi="Times New Roman"/>
          <w:b w:val="0"/>
        </w:rPr>
        <w:t>: patch</w:t>
      </w:r>
      <w:r w:rsidR="00D031B9" w:rsidRPr="009752DF">
        <w:rPr>
          <w:rFonts w:ascii="Times New Roman" w:hAnsi="Times New Roman"/>
          <w:b w:val="0"/>
        </w:rPr>
        <w:t xml:space="preserve"> extraction, </w:t>
      </w:r>
      <w:r w:rsidR="00E010A6">
        <w:rPr>
          <w:rFonts w:ascii="Times New Roman" w:hAnsi="Times New Roman"/>
          <w:b w:val="0"/>
        </w:rPr>
        <w:t>mapping</w:t>
      </w:r>
      <w:r w:rsidR="00D561E1">
        <w:rPr>
          <w:rFonts w:ascii="Times New Roman" w:hAnsi="Times New Roman"/>
          <w:b w:val="0"/>
        </w:rPr>
        <w:t>,</w:t>
      </w:r>
      <w:r w:rsidR="00E010A6">
        <w:rPr>
          <w:rFonts w:ascii="Times New Roman" w:hAnsi="Times New Roman"/>
          <w:b w:val="0"/>
        </w:rPr>
        <w:t xml:space="preserve"> and reconstructed </w:t>
      </w:r>
      <w:r w:rsidR="00D031B9" w:rsidRPr="009752DF">
        <w:rPr>
          <w:rFonts w:ascii="Times New Roman" w:hAnsi="Times New Roman"/>
          <w:b w:val="0"/>
        </w:rPr>
        <w:t xml:space="preserve">layers. </w:t>
      </w:r>
      <w:r w:rsidR="003E7F3E" w:rsidRPr="009752DF">
        <w:rPr>
          <w:rFonts w:ascii="Times New Roman" w:hAnsi="Times New Roman"/>
          <w:b w:val="0"/>
        </w:rPr>
        <w:t>Apart from</w:t>
      </w:r>
      <w:r w:rsidR="00D031B9" w:rsidRPr="009752DF">
        <w:rPr>
          <w:rFonts w:ascii="Times New Roman" w:hAnsi="Times New Roman"/>
          <w:b w:val="0"/>
        </w:rPr>
        <w:t xml:space="preserve"> the succe</w:t>
      </w:r>
      <w:r w:rsidR="003E7F3E" w:rsidRPr="009752DF">
        <w:rPr>
          <w:rFonts w:ascii="Times New Roman" w:hAnsi="Times New Roman"/>
          <w:b w:val="0"/>
        </w:rPr>
        <w:t>ss</w:t>
      </w:r>
      <w:r w:rsidR="00D031B9" w:rsidRPr="009752DF">
        <w:rPr>
          <w:rFonts w:ascii="Times New Roman" w:hAnsi="Times New Roman"/>
          <w:b w:val="0"/>
        </w:rPr>
        <w:t xml:space="preserve"> of SRCNN</w:t>
      </w:r>
      <w:r w:rsidR="00482A05">
        <w:rPr>
          <w:rFonts w:ascii="Times New Roman" w:hAnsi="Times New Roman"/>
          <w:b w:val="0"/>
        </w:rPr>
        <w:t xml:space="preserve"> </w:t>
      </w:r>
      <w:r w:rsidR="00482A05" w:rsidRPr="009752DF">
        <w:rPr>
          <w:rFonts w:ascii="Times New Roman" w:hAnsi="Times New Roman"/>
          <w:b w:val="0"/>
          <w:color w:val="auto"/>
        </w:rPr>
        <w:fldChar w:fldCharType="begin"/>
      </w:r>
      <w:r w:rsidR="00482A05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482A05" w:rsidRPr="009752DF">
        <w:rPr>
          <w:rFonts w:ascii="Times New Roman" w:hAnsi="Times New Roman"/>
          <w:b w:val="0"/>
          <w:color w:val="auto"/>
        </w:rPr>
        <w:fldChar w:fldCharType="separate"/>
      </w:r>
      <w:r w:rsidR="00482A05">
        <w:rPr>
          <w:rFonts w:ascii="Times New Roman" w:hAnsi="Times New Roman"/>
          <w:b w:val="0"/>
          <w:noProof/>
          <w:color w:val="auto"/>
        </w:rPr>
        <w:t>[6]</w:t>
      </w:r>
      <w:r w:rsidR="00482A05" w:rsidRPr="009752DF">
        <w:rPr>
          <w:rFonts w:ascii="Times New Roman" w:hAnsi="Times New Roman"/>
          <w:b w:val="0"/>
          <w:color w:val="auto"/>
        </w:rPr>
        <w:fldChar w:fldCharType="end"/>
      </w:r>
      <w:r w:rsidR="00D031B9" w:rsidRPr="009752DF">
        <w:rPr>
          <w:rFonts w:ascii="Times New Roman" w:hAnsi="Times New Roman"/>
          <w:b w:val="0"/>
        </w:rPr>
        <w:t xml:space="preserve"> in the image super-resolution, it has many shortcomings, including slow training speed, poor real-time reconstruction, bicubic interpolation</w:t>
      </w:r>
      <w:r w:rsidR="00DE4222">
        <w:rPr>
          <w:rFonts w:ascii="Times New Roman" w:hAnsi="Times New Roman"/>
          <w:b w:val="0"/>
        </w:rPr>
        <w:t xml:space="preserve"> s</w:t>
      </w:r>
      <w:r w:rsidR="00FE56DA">
        <w:rPr>
          <w:rFonts w:ascii="Times New Roman" w:hAnsi="Times New Roman"/>
          <w:b w:val="0"/>
        </w:rPr>
        <w:t xml:space="preserve">tage as a </w:t>
      </w:r>
      <w:r w:rsidR="00D031B9" w:rsidRPr="009752DF">
        <w:rPr>
          <w:rFonts w:ascii="Times New Roman" w:hAnsi="Times New Roman"/>
          <w:b w:val="0"/>
        </w:rPr>
        <w:t>pre-processing</w:t>
      </w:r>
      <w:r w:rsidR="00FE56DA">
        <w:rPr>
          <w:rFonts w:ascii="Times New Roman" w:hAnsi="Times New Roman"/>
          <w:b w:val="0"/>
        </w:rPr>
        <w:t xml:space="preserve"> stage</w:t>
      </w:r>
      <w:r w:rsidR="00D031B9" w:rsidRPr="009752DF">
        <w:rPr>
          <w:rFonts w:ascii="Times New Roman" w:hAnsi="Times New Roman"/>
          <w:b w:val="0"/>
        </w:rPr>
        <w:t xml:space="preserve">, </w:t>
      </w:r>
      <w:r w:rsidR="00AD7196" w:rsidRPr="009752DF">
        <w:rPr>
          <w:rFonts w:ascii="Times New Roman" w:hAnsi="Times New Roman"/>
          <w:b w:val="0"/>
        </w:rPr>
        <w:t xml:space="preserve">and </w:t>
      </w:r>
      <w:r w:rsidR="00D031B9" w:rsidRPr="009752DF">
        <w:rPr>
          <w:rFonts w:ascii="Times New Roman" w:hAnsi="Times New Roman"/>
          <w:b w:val="0"/>
        </w:rPr>
        <w:t>large convolution kernels used during the model design</w:t>
      </w:r>
      <w:r w:rsidR="00F7164D" w:rsidRPr="009752DF">
        <w:rPr>
          <w:rFonts w:ascii="Times New Roman" w:hAnsi="Times New Roman"/>
          <w:b w:val="0"/>
        </w:rPr>
        <w:t xml:space="preserve">. </w:t>
      </w:r>
      <w:r w:rsidR="00D031B9" w:rsidRPr="009752DF">
        <w:rPr>
          <w:rFonts w:ascii="Times New Roman" w:hAnsi="Times New Roman"/>
          <w:b w:val="0"/>
        </w:rPr>
        <w:t xml:space="preserve">In response to these problems, </w:t>
      </w:r>
      <w:r w:rsidR="003E7F3E" w:rsidRPr="009752DF">
        <w:rPr>
          <w:rFonts w:ascii="Times New Roman" w:hAnsi="Times New Roman"/>
          <w:b w:val="0"/>
        </w:rPr>
        <w:t xml:space="preserve">the </w:t>
      </w:r>
      <w:r w:rsidR="00D031B9" w:rsidRPr="009752DF">
        <w:rPr>
          <w:rFonts w:ascii="Times New Roman" w:hAnsi="Times New Roman"/>
          <w:b w:val="0"/>
        </w:rPr>
        <w:t xml:space="preserve">same </w:t>
      </w:r>
      <w:r w:rsidR="00D031B9" w:rsidRPr="009752DF">
        <w:rPr>
          <w:rFonts w:ascii="Times New Roman" w:hAnsi="Times New Roman"/>
          <w:b w:val="0"/>
          <w:color w:val="auto"/>
        </w:rPr>
        <w:t>author has proposed the revised version of SRCNN</w:t>
      </w:r>
      <w:r w:rsidR="00482A05">
        <w:rPr>
          <w:rFonts w:ascii="Times New Roman" w:hAnsi="Times New Roman"/>
          <w:b w:val="0"/>
          <w:color w:val="auto"/>
        </w:rPr>
        <w:t xml:space="preserve"> </w:t>
      </w:r>
      <w:r w:rsidR="00482A05" w:rsidRPr="009752DF">
        <w:rPr>
          <w:rFonts w:ascii="Times New Roman" w:hAnsi="Times New Roman"/>
          <w:b w:val="0"/>
          <w:color w:val="auto"/>
        </w:rPr>
        <w:fldChar w:fldCharType="begin"/>
      </w:r>
      <w:r w:rsidR="00482A05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482A05" w:rsidRPr="009752DF">
        <w:rPr>
          <w:rFonts w:ascii="Times New Roman" w:hAnsi="Times New Roman"/>
          <w:b w:val="0"/>
          <w:color w:val="auto"/>
        </w:rPr>
        <w:fldChar w:fldCharType="separate"/>
      </w:r>
      <w:r w:rsidR="00482A05">
        <w:rPr>
          <w:rFonts w:ascii="Times New Roman" w:hAnsi="Times New Roman"/>
          <w:b w:val="0"/>
          <w:noProof/>
          <w:color w:val="auto"/>
        </w:rPr>
        <w:t>[6]</w:t>
      </w:r>
      <w:r w:rsidR="00482A05" w:rsidRPr="009752DF">
        <w:rPr>
          <w:rFonts w:ascii="Times New Roman" w:hAnsi="Times New Roman"/>
          <w:b w:val="0"/>
          <w:color w:val="auto"/>
        </w:rPr>
        <w:fldChar w:fldCharType="end"/>
      </w:r>
      <w:r w:rsidR="00D031B9" w:rsidRPr="009752DF">
        <w:rPr>
          <w:rFonts w:ascii="Times New Roman" w:hAnsi="Times New Roman"/>
          <w:b w:val="0"/>
          <w:color w:val="auto"/>
        </w:rPr>
        <w:t xml:space="preserve"> and replaced the bicubic interpolation with </w:t>
      </w:r>
      <w:r w:rsidR="003E7F3E" w:rsidRPr="009752DF">
        <w:rPr>
          <w:rFonts w:ascii="Times New Roman" w:hAnsi="Times New Roman"/>
          <w:b w:val="0"/>
          <w:color w:val="auto"/>
        </w:rPr>
        <w:t xml:space="preserve">a </w:t>
      </w:r>
      <w:r w:rsidR="00D031B9" w:rsidRPr="009752DF">
        <w:rPr>
          <w:rFonts w:ascii="Times New Roman" w:hAnsi="Times New Roman"/>
          <w:b w:val="0"/>
          <w:color w:val="auto"/>
        </w:rPr>
        <w:t>learnable upsampling (transpose convolution) layer to accomplish post-upsampling SR named Fast Super-Resolution CNN (FSRCNN)</w:t>
      </w:r>
      <w:r w:rsidR="00D031B9" w:rsidRPr="009752DF">
        <w:rPr>
          <w:rFonts w:ascii="Times New Roman" w:hAnsi="Times New Roman"/>
          <w:bCs/>
          <w:color w:val="auto"/>
        </w:rPr>
        <w:t xml:space="preserve"> </w:t>
      </w:r>
      <w:r w:rsidR="00D031B9" w:rsidRPr="009752DF">
        <w:rPr>
          <w:rFonts w:ascii="Times New Roman" w:hAnsi="Times New Roman"/>
          <w:b w:val="0"/>
          <w:color w:val="auto"/>
        </w:rPr>
        <w:fldChar w:fldCharType="begin"/>
      </w:r>
      <w:r w:rsidR="00295994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</w:r>
      <w:r w:rsidR="00D031B9" w:rsidRPr="009752DF">
        <w:rPr>
          <w:rFonts w:ascii="Times New Roman" w:hAnsi="Times New Roman"/>
          <w:b w:val="0"/>
          <w:color w:val="auto"/>
        </w:rPr>
        <w:fldChar w:fldCharType="separate"/>
      </w:r>
      <w:r w:rsidR="00295994">
        <w:rPr>
          <w:rFonts w:ascii="Times New Roman" w:hAnsi="Times New Roman"/>
          <w:b w:val="0"/>
          <w:noProof/>
          <w:color w:val="auto"/>
        </w:rPr>
        <w:t>[7]</w:t>
      </w:r>
      <w:r w:rsidR="00D031B9" w:rsidRPr="009752DF">
        <w:rPr>
          <w:rFonts w:ascii="Times New Roman" w:hAnsi="Times New Roman"/>
          <w:b w:val="0"/>
          <w:color w:val="auto"/>
        </w:rPr>
        <w:fldChar w:fldCharType="end"/>
      </w:r>
      <w:r w:rsidR="00D031B9" w:rsidRPr="009752DF">
        <w:rPr>
          <w:rFonts w:ascii="Times New Roman" w:hAnsi="Times New Roman"/>
          <w:b w:val="0"/>
          <w:color w:val="auto"/>
        </w:rPr>
        <w:t>. Furthermore, large</w:t>
      </w:r>
      <w:r w:rsidR="003E7F3E" w:rsidRPr="009752DF">
        <w:rPr>
          <w:rFonts w:ascii="Times New Roman" w:hAnsi="Times New Roman"/>
          <w:b w:val="0"/>
          <w:color w:val="auto"/>
        </w:rPr>
        <w:t xml:space="preserve">r kernel sizes of </w:t>
      </w:r>
      <w:r w:rsidR="00D031B9" w:rsidRPr="009752DF">
        <w:rPr>
          <w:rFonts w:ascii="Times New Roman" w:hAnsi="Times New Roman"/>
          <w:b w:val="0"/>
          <w:color w:val="auto"/>
        </w:rPr>
        <w:t>SRCNN</w:t>
      </w:r>
      <w:r w:rsidR="00482A05">
        <w:rPr>
          <w:rFonts w:ascii="Times New Roman" w:hAnsi="Times New Roman"/>
          <w:b w:val="0"/>
          <w:color w:val="auto"/>
        </w:rPr>
        <w:t xml:space="preserve"> </w:t>
      </w:r>
      <w:r w:rsidR="00482A05" w:rsidRPr="009752DF">
        <w:rPr>
          <w:rFonts w:ascii="Times New Roman" w:hAnsi="Times New Roman"/>
          <w:b w:val="0"/>
          <w:color w:val="auto"/>
        </w:rPr>
        <w:fldChar w:fldCharType="begin"/>
      </w:r>
      <w:r w:rsidR="00482A05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482A05" w:rsidRPr="009752DF">
        <w:rPr>
          <w:rFonts w:ascii="Times New Roman" w:hAnsi="Times New Roman"/>
          <w:b w:val="0"/>
          <w:color w:val="auto"/>
        </w:rPr>
        <w:fldChar w:fldCharType="separate"/>
      </w:r>
      <w:r w:rsidR="00482A05">
        <w:rPr>
          <w:rFonts w:ascii="Times New Roman" w:hAnsi="Times New Roman"/>
          <w:b w:val="0"/>
          <w:noProof/>
          <w:color w:val="auto"/>
        </w:rPr>
        <w:t>[6]</w:t>
      </w:r>
      <w:r w:rsidR="00482A05" w:rsidRPr="009752DF">
        <w:rPr>
          <w:rFonts w:ascii="Times New Roman" w:hAnsi="Times New Roman"/>
          <w:b w:val="0"/>
          <w:color w:val="auto"/>
        </w:rPr>
        <w:fldChar w:fldCharType="end"/>
      </w:r>
      <w:r w:rsidR="00D031B9" w:rsidRPr="009752DF">
        <w:rPr>
          <w:rFonts w:ascii="Times New Roman" w:hAnsi="Times New Roman"/>
          <w:b w:val="0"/>
          <w:color w:val="auto"/>
        </w:rPr>
        <w:t xml:space="preserve"> are replaced with small convolution kernels to optimize the efficiency of training and reconstruction. FSRCNN</w:t>
      </w:r>
      <w:r w:rsidR="00BA2916">
        <w:rPr>
          <w:rFonts w:ascii="Times New Roman" w:hAnsi="Times New Roman"/>
          <w:b w:val="0"/>
          <w:color w:val="auto"/>
        </w:rPr>
        <w:t xml:space="preserve"> </w:t>
      </w:r>
      <w:r w:rsidR="009338AD" w:rsidRPr="009752DF">
        <w:rPr>
          <w:rFonts w:ascii="Times New Roman" w:hAnsi="Times New Roman"/>
          <w:b w:val="0"/>
          <w:color w:val="auto"/>
        </w:rPr>
        <w:fldChar w:fldCharType="begin"/>
      </w:r>
      <w:r w:rsidR="009338AD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</w:r>
      <w:r w:rsidR="009338AD" w:rsidRPr="009752DF">
        <w:rPr>
          <w:rFonts w:ascii="Times New Roman" w:hAnsi="Times New Roman"/>
          <w:b w:val="0"/>
          <w:color w:val="auto"/>
        </w:rPr>
        <w:fldChar w:fldCharType="separate"/>
      </w:r>
      <w:r w:rsidR="009338AD">
        <w:rPr>
          <w:rFonts w:ascii="Times New Roman" w:hAnsi="Times New Roman"/>
          <w:b w:val="0"/>
          <w:noProof/>
          <w:color w:val="auto"/>
        </w:rPr>
        <w:t>[7]</w:t>
      </w:r>
      <w:r w:rsidR="009338AD" w:rsidRPr="009752DF">
        <w:rPr>
          <w:rFonts w:ascii="Times New Roman" w:hAnsi="Times New Roman"/>
          <w:b w:val="0"/>
          <w:color w:val="auto"/>
        </w:rPr>
        <w:fldChar w:fldCharType="end"/>
      </w:r>
      <w:r w:rsidR="00C62ABB">
        <w:rPr>
          <w:rFonts w:ascii="Times New Roman" w:hAnsi="Times New Roman"/>
          <w:b w:val="0"/>
          <w:color w:val="auto"/>
        </w:rPr>
        <w:t xml:space="preserve"> improved the performance and </w:t>
      </w:r>
      <w:r w:rsidR="00D561E1">
        <w:rPr>
          <w:rFonts w:ascii="Times New Roman" w:hAnsi="Times New Roman"/>
          <w:b w:val="0"/>
          <w:color w:val="auto"/>
        </w:rPr>
        <w:t>decreased</w:t>
      </w:r>
      <w:r w:rsidR="00C62ABB">
        <w:rPr>
          <w:rFonts w:ascii="Times New Roman" w:hAnsi="Times New Roman"/>
          <w:b w:val="0"/>
          <w:color w:val="auto"/>
        </w:rPr>
        <w:t xml:space="preserve"> the computational cost </w:t>
      </w:r>
      <w:r w:rsidR="0083098F">
        <w:rPr>
          <w:rFonts w:ascii="Times New Roman" w:hAnsi="Times New Roman"/>
          <w:b w:val="0"/>
          <w:color w:val="auto"/>
        </w:rPr>
        <w:t xml:space="preserve">compared to </w:t>
      </w:r>
      <w:r w:rsidR="00D561E1">
        <w:rPr>
          <w:rFonts w:ascii="Times New Roman" w:hAnsi="Times New Roman"/>
          <w:b w:val="0"/>
          <w:color w:val="auto"/>
        </w:rPr>
        <w:t xml:space="preserve">the </w:t>
      </w:r>
      <w:r w:rsidR="0083098F">
        <w:rPr>
          <w:rFonts w:ascii="Times New Roman" w:hAnsi="Times New Roman"/>
          <w:b w:val="0"/>
          <w:color w:val="auto"/>
        </w:rPr>
        <w:t>previous SRCNN</w:t>
      </w:r>
      <w:r w:rsidR="00482A05">
        <w:rPr>
          <w:rFonts w:ascii="Times New Roman" w:hAnsi="Times New Roman"/>
          <w:b w:val="0"/>
          <w:color w:val="auto"/>
        </w:rPr>
        <w:t xml:space="preserve"> </w:t>
      </w:r>
      <w:r w:rsidR="00482A05" w:rsidRPr="009752DF">
        <w:rPr>
          <w:rFonts w:ascii="Times New Roman" w:hAnsi="Times New Roman"/>
          <w:b w:val="0"/>
          <w:color w:val="auto"/>
        </w:rPr>
        <w:fldChar w:fldCharType="begin"/>
      </w:r>
      <w:r w:rsidR="00482A05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482A05" w:rsidRPr="009752DF">
        <w:rPr>
          <w:rFonts w:ascii="Times New Roman" w:hAnsi="Times New Roman"/>
          <w:b w:val="0"/>
          <w:color w:val="auto"/>
        </w:rPr>
        <w:fldChar w:fldCharType="separate"/>
      </w:r>
      <w:r w:rsidR="00482A05">
        <w:rPr>
          <w:rFonts w:ascii="Times New Roman" w:hAnsi="Times New Roman"/>
          <w:b w:val="0"/>
          <w:noProof/>
          <w:color w:val="auto"/>
        </w:rPr>
        <w:t>[6]</w:t>
      </w:r>
      <w:r w:rsidR="00482A05" w:rsidRPr="009752DF">
        <w:rPr>
          <w:rFonts w:ascii="Times New Roman" w:hAnsi="Times New Roman"/>
          <w:b w:val="0"/>
          <w:color w:val="auto"/>
        </w:rPr>
        <w:fldChar w:fldCharType="end"/>
      </w:r>
      <w:r w:rsidR="0083098F">
        <w:rPr>
          <w:rFonts w:ascii="Times New Roman" w:hAnsi="Times New Roman"/>
          <w:b w:val="0"/>
          <w:color w:val="auto"/>
        </w:rPr>
        <w:t>. The main drawback of</w:t>
      </w:r>
      <w:r w:rsidR="00EF0B71">
        <w:rPr>
          <w:rFonts w:ascii="Times New Roman" w:hAnsi="Times New Roman"/>
          <w:b w:val="0"/>
          <w:color w:val="auto"/>
        </w:rPr>
        <w:t xml:space="preserve"> </w:t>
      </w:r>
      <w:r w:rsidR="0083098F">
        <w:rPr>
          <w:rFonts w:ascii="Times New Roman" w:hAnsi="Times New Roman"/>
          <w:b w:val="0"/>
          <w:color w:val="auto"/>
        </w:rPr>
        <w:t>FSRCNN</w:t>
      </w:r>
      <w:r w:rsidR="009338AD">
        <w:rPr>
          <w:rFonts w:ascii="Times New Roman" w:hAnsi="Times New Roman"/>
          <w:b w:val="0"/>
          <w:color w:val="auto"/>
        </w:rPr>
        <w:t xml:space="preserve"> </w:t>
      </w:r>
      <w:r w:rsidR="009338AD" w:rsidRPr="009752DF">
        <w:rPr>
          <w:rFonts w:ascii="Times New Roman" w:hAnsi="Times New Roman"/>
          <w:b w:val="0"/>
          <w:color w:val="auto"/>
        </w:rPr>
        <w:fldChar w:fldCharType="begin"/>
      </w:r>
      <w:r w:rsidR="009338AD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</w:r>
      <w:r w:rsidR="009338AD" w:rsidRPr="009752DF">
        <w:rPr>
          <w:rFonts w:ascii="Times New Roman" w:hAnsi="Times New Roman"/>
          <w:b w:val="0"/>
          <w:color w:val="auto"/>
        </w:rPr>
        <w:fldChar w:fldCharType="separate"/>
      </w:r>
      <w:r w:rsidR="009338AD">
        <w:rPr>
          <w:rFonts w:ascii="Times New Roman" w:hAnsi="Times New Roman"/>
          <w:b w:val="0"/>
          <w:noProof/>
          <w:color w:val="auto"/>
        </w:rPr>
        <w:t>[7]</w:t>
      </w:r>
      <w:r w:rsidR="009338AD" w:rsidRPr="009752DF">
        <w:rPr>
          <w:rFonts w:ascii="Times New Roman" w:hAnsi="Times New Roman"/>
          <w:b w:val="0"/>
          <w:color w:val="auto"/>
        </w:rPr>
        <w:fldChar w:fldCharType="end"/>
      </w:r>
      <w:r w:rsidR="0083098F">
        <w:rPr>
          <w:rFonts w:ascii="Times New Roman" w:hAnsi="Times New Roman"/>
          <w:b w:val="0"/>
          <w:color w:val="auto"/>
        </w:rPr>
        <w:t xml:space="preserve"> </w:t>
      </w:r>
      <w:r w:rsidR="004B1E58">
        <w:rPr>
          <w:rFonts w:ascii="Times New Roman" w:hAnsi="Times New Roman"/>
          <w:b w:val="0"/>
          <w:color w:val="auto"/>
        </w:rPr>
        <w:t xml:space="preserve">is the capacity of </w:t>
      </w:r>
      <w:r w:rsidR="00D561E1">
        <w:rPr>
          <w:rFonts w:ascii="Times New Roman" w:hAnsi="Times New Roman"/>
          <w:b w:val="0"/>
          <w:color w:val="auto"/>
        </w:rPr>
        <w:t xml:space="preserve">a </w:t>
      </w:r>
      <w:r w:rsidR="004B1E58">
        <w:rPr>
          <w:rFonts w:ascii="Times New Roman" w:hAnsi="Times New Roman"/>
          <w:b w:val="0"/>
          <w:color w:val="auto"/>
        </w:rPr>
        <w:t>network is limited</w:t>
      </w:r>
      <w:r w:rsidR="00D031B9" w:rsidRPr="009752DF">
        <w:rPr>
          <w:rFonts w:ascii="Times New Roman" w:hAnsi="Times New Roman"/>
          <w:b w:val="0"/>
          <w:color w:val="auto"/>
        </w:rPr>
        <w:t xml:space="preserve">. </w:t>
      </w:r>
      <w:r w:rsidR="00D561E1">
        <w:rPr>
          <w:rFonts w:ascii="Times New Roman" w:hAnsi="Times New Roman"/>
          <w:b w:val="0"/>
          <w:color w:val="auto"/>
        </w:rPr>
        <w:t>Following</w:t>
      </w:r>
      <w:r w:rsidR="004B1E58">
        <w:rPr>
          <w:rFonts w:ascii="Times New Roman" w:hAnsi="Times New Roman"/>
          <w:b w:val="0"/>
          <w:color w:val="auto"/>
        </w:rPr>
        <w:t xml:space="preserve"> the concept of </w:t>
      </w:r>
      <w:r w:rsidR="00D561E1">
        <w:rPr>
          <w:rFonts w:ascii="Times New Roman" w:hAnsi="Times New Roman"/>
          <w:b w:val="0"/>
          <w:color w:val="auto"/>
        </w:rPr>
        <w:t xml:space="preserve">the </w:t>
      </w:r>
      <w:r w:rsidR="00D031B9" w:rsidRPr="009752DF">
        <w:rPr>
          <w:rFonts w:ascii="Times New Roman" w:hAnsi="Times New Roman"/>
          <w:b w:val="0"/>
          <w:color w:val="auto"/>
        </w:rPr>
        <w:t>Visual Geometry Group network (VGG-net)</w:t>
      </w:r>
      <w:r w:rsidR="006549DF">
        <w:rPr>
          <w:rFonts w:ascii="Times New Roman" w:hAnsi="Times New Roman"/>
          <w:b w:val="0"/>
          <w:color w:val="auto"/>
        </w:rPr>
        <w:t xml:space="preserve"> </w:t>
      </w:r>
      <w:r w:rsidR="006549DF" w:rsidRPr="009752DF">
        <w:rPr>
          <w:rFonts w:ascii="Times New Roman" w:hAnsi="Times New Roman"/>
          <w:b w:val="0"/>
          <w:color w:val="auto"/>
        </w:rPr>
        <w:fldChar w:fldCharType="begin"/>
      </w:r>
      <w:r w:rsidR="006549DF">
        <w:rPr>
          <w:rFonts w:ascii="Times New Roman" w:hAnsi="Times New Roman"/>
          <w:b w:val="0"/>
          <w:color w:val="auto"/>
        </w:rPr>
        <w:instrText xml:space="preserve"> ADDIN EN.CITE &lt;EndNote&gt;&lt;Cite&gt;&lt;Author&gt;Krizhevsky&lt;/Author&gt;&lt;Year&gt;2012&lt;/Year&gt;&lt;RecNum&gt;1720&lt;/RecNum&gt;&lt;DisplayText&gt;[8]&lt;/DisplayText&gt;&lt;record&gt;&lt;rec-number&gt;1720&lt;/rec-number&gt;&lt;foreign-keys&gt;&lt;key app="EN" db-id="sw00xtss4spprzeae0cvrtw1sxaw9vwe9tdx"&gt;1720&lt;/key&gt;&lt;/foreign-keys&gt;&lt;ref-type name="Journal Article"&gt;17&lt;/ref-type&gt;&lt;contributors&gt;&lt;authors&gt;&lt;author&gt;Krizhevsky, Alex&lt;/author&gt;&lt;author&gt;Sutskever, Ilya&lt;/author&gt;&lt;author&gt;Hinton, Geoffrey E&lt;/author&gt;&lt;/authors&gt;&lt;/contributors&gt;&lt;titles&gt;&lt;title&gt;Imagenet classification with deep convolutional neural networks&lt;/title&gt;&lt;secondary-title&gt;Advances in neural information processing systems&lt;/secondary-title&gt;&lt;/titles&gt;&lt;periodical&gt;&lt;full-title&gt;Advances in Neural Information Processing Systems&lt;/full-title&gt;&lt;abbr-1&gt;Adv. Neural Inf. Process. Syst.&lt;/abbr-1&gt;&lt;abbr-2&gt;Adv Neural Inf Process Syst&lt;/abbr-2&gt;&lt;/periodical&gt;&lt;volume&gt;25&lt;/volume&gt;&lt;dates&gt;&lt;year&gt;2012&lt;/year&gt;&lt;/dates&gt;&lt;urls&gt;&lt;/urls&gt;&lt;/record&gt;&lt;/Cite&gt;&lt;/EndNote&gt;</w:instrText>
      </w:r>
      <w:r w:rsidR="006549DF" w:rsidRPr="009752DF">
        <w:rPr>
          <w:rFonts w:ascii="Times New Roman" w:hAnsi="Times New Roman"/>
          <w:b w:val="0"/>
          <w:color w:val="auto"/>
        </w:rPr>
        <w:fldChar w:fldCharType="separate"/>
      </w:r>
      <w:r w:rsidR="006549DF">
        <w:rPr>
          <w:rFonts w:ascii="Times New Roman" w:hAnsi="Times New Roman"/>
          <w:b w:val="0"/>
          <w:noProof/>
          <w:color w:val="auto"/>
        </w:rPr>
        <w:t>[8]</w:t>
      </w:r>
      <w:r w:rsidR="006549DF" w:rsidRPr="009752DF">
        <w:rPr>
          <w:rFonts w:ascii="Times New Roman" w:hAnsi="Times New Roman"/>
          <w:b w:val="0"/>
          <w:color w:val="auto"/>
        </w:rPr>
        <w:fldChar w:fldCharType="end"/>
      </w:r>
      <w:r w:rsidR="00D031B9" w:rsidRPr="009752DF">
        <w:rPr>
          <w:rFonts w:ascii="Times New Roman" w:hAnsi="Times New Roman"/>
          <w:b w:val="0"/>
          <w:color w:val="auto"/>
        </w:rPr>
        <w:t xml:space="preserve"> that </w:t>
      </w:r>
      <w:r w:rsidR="00AD7196" w:rsidRPr="009752DF">
        <w:rPr>
          <w:rFonts w:ascii="Times New Roman" w:hAnsi="Times New Roman"/>
          <w:b w:val="0"/>
          <w:color w:val="auto"/>
        </w:rPr>
        <w:t xml:space="preserve">was </w:t>
      </w:r>
      <w:r w:rsidR="00D031B9" w:rsidRPr="009752DF">
        <w:rPr>
          <w:rFonts w:ascii="Times New Roman" w:hAnsi="Times New Roman"/>
          <w:b w:val="0"/>
          <w:color w:val="auto"/>
        </w:rPr>
        <w:t xml:space="preserve">used for ImageNet classification, Kim et al. </w:t>
      </w:r>
      <w:r w:rsidR="003A5CA3">
        <w:rPr>
          <w:rFonts w:ascii="Times New Roman" w:hAnsi="Times New Roman"/>
          <w:b w:val="0"/>
          <w:color w:val="auto"/>
        </w:rPr>
        <w:t xml:space="preserve">first time introduced the idea of </w:t>
      </w:r>
      <w:r w:rsidR="003E7F3E" w:rsidRPr="009752DF">
        <w:rPr>
          <w:rFonts w:ascii="Times New Roman" w:hAnsi="Times New Roman"/>
          <w:b w:val="0"/>
          <w:color w:val="auto"/>
        </w:rPr>
        <w:t>very deep super-resolution (</w:t>
      </w:r>
      <w:r w:rsidR="00D031B9" w:rsidRPr="009752DF">
        <w:rPr>
          <w:rFonts w:ascii="Times New Roman" w:hAnsi="Times New Roman"/>
          <w:b w:val="0"/>
          <w:color w:val="auto"/>
        </w:rPr>
        <w:t>VDSR</w:t>
      </w:r>
      <w:r w:rsidR="003E7F3E" w:rsidRPr="009752DF">
        <w:rPr>
          <w:rFonts w:ascii="Times New Roman" w:hAnsi="Times New Roman"/>
          <w:b w:val="0"/>
          <w:color w:val="auto"/>
        </w:rPr>
        <w:t>)</w:t>
      </w:r>
      <w:r w:rsidR="00D031B9" w:rsidRPr="009752DF">
        <w:rPr>
          <w:rFonts w:ascii="Times New Roman" w:hAnsi="Times New Roman"/>
          <w:b w:val="0"/>
          <w:color w:val="auto"/>
        </w:rPr>
        <w:t xml:space="preserve"> </w:t>
      </w:r>
      <w:r w:rsidR="00D031B9" w:rsidRPr="009752DF">
        <w:rPr>
          <w:rFonts w:ascii="Times New Roman" w:hAnsi="Times New Roman"/>
          <w:b w:val="0"/>
          <w:color w:val="auto"/>
        </w:rPr>
        <w:fldChar w:fldCharType="begin"/>
      </w:r>
      <w:r w:rsidR="006549DF">
        <w:rPr>
          <w:rFonts w:ascii="Times New Roman" w:hAnsi="Times New Roman"/>
          <w:b w:val="0"/>
          <w:color w:val="auto"/>
        </w:rPr>
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</w:r>
      <w:r w:rsidR="00D031B9" w:rsidRPr="009752DF">
        <w:rPr>
          <w:rFonts w:ascii="Times New Roman" w:hAnsi="Times New Roman"/>
          <w:b w:val="0"/>
          <w:color w:val="auto"/>
        </w:rPr>
        <w:fldChar w:fldCharType="separate"/>
      </w:r>
      <w:r w:rsidR="006549DF">
        <w:rPr>
          <w:rFonts w:ascii="Times New Roman" w:hAnsi="Times New Roman"/>
          <w:b w:val="0"/>
          <w:noProof/>
          <w:color w:val="auto"/>
        </w:rPr>
        <w:t>[9]</w:t>
      </w:r>
      <w:r w:rsidR="00D031B9" w:rsidRPr="009752DF">
        <w:rPr>
          <w:rFonts w:ascii="Times New Roman" w:hAnsi="Times New Roman"/>
          <w:b w:val="0"/>
          <w:color w:val="auto"/>
        </w:rPr>
        <w:fldChar w:fldCharType="end"/>
      </w:r>
      <w:r w:rsidR="00D031B9" w:rsidRPr="009752DF">
        <w:rPr>
          <w:rFonts w:ascii="Times New Roman" w:hAnsi="Times New Roman"/>
          <w:b w:val="0"/>
          <w:color w:val="auto"/>
        </w:rPr>
        <w:t xml:space="preserve">, which pushed up the network and </w:t>
      </w:r>
      <w:r w:rsidR="00D61E69">
        <w:rPr>
          <w:rFonts w:ascii="Times New Roman" w:hAnsi="Times New Roman"/>
          <w:b w:val="0"/>
          <w:color w:val="auto"/>
        </w:rPr>
        <w:t>serially stacking multiple layers</w:t>
      </w:r>
      <w:r w:rsidR="0065252A">
        <w:rPr>
          <w:rFonts w:ascii="Times New Roman" w:hAnsi="Times New Roman"/>
          <w:b w:val="0"/>
          <w:color w:val="auto"/>
        </w:rPr>
        <w:t xml:space="preserve"> </w:t>
      </w:r>
      <w:r w:rsidR="00D031B9" w:rsidRPr="009752DF">
        <w:rPr>
          <w:rFonts w:ascii="Times New Roman" w:hAnsi="Times New Roman"/>
          <w:b w:val="0"/>
          <w:color w:val="auto"/>
        </w:rPr>
        <w:t xml:space="preserve">up to 20 layers. </w:t>
      </w:r>
      <w:r w:rsidR="00D561E1">
        <w:rPr>
          <w:rFonts w:ascii="Times New Roman" w:hAnsi="Times New Roman"/>
          <w:b w:val="0"/>
          <w:color w:val="auto"/>
        </w:rPr>
        <w:t>The performance</w:t>
      </w:r>
      <w:r w:rsidR="00D031B9" w:rsidRPr="009752DF">
        <w:rPr>
          <w:rFonts w:ascii="Times New Roman" w:hAnsi="Times New Roman"/>
          <w:b w:val="0"/>
          <w:color w:val="auto"/>
        </w:rPr>
        <w:t xml:space="preserve"> of </w:t>
      </w:r>
      <w:r w:rsidR="003E7F3E" w:rsidRPr="009752DF">
        <w:rPr>
          <w:rFonts w:ascii="Times New Roman" w:hAnsi="Times New Roman"/>
          <w:b w:val="0"/>
          <w:color w:val="auto"/>
        </w:rPr>
        <w:t xml:space="preserve">the </w:t>
      </w:r>
      <w:r w:rsidR="00D031B9" w:rsidRPr="009752DF">
        <w:rPr>
          <w:rFonts w:ascii="Times New Roman" w:hAnsi="Times New Roman"/>
          <w:b w:val="0"/>
          <w:color w:val="auto"/>
        </w:rPr>
        <w:t>VDSR</w:t>
      </w:r>
      <w:r w:rsidR="005231A8">
        <w:rPr>
          <w:rFonts w:ascii="Times New Roman" w:hAnsi="Times New Roman"/>
          <w:b w:val="0"/>
          <w:color w:val="auto"/>
        </w:rPr>
        <w:t xml:space="preserve"> </w:t>
      </w:r>
      <w:r w:rsidR="005231A8" w:rsidRPr="009752DF">
        <w:rPr>
          <w:rFonts w:ascii="Times New Roman" w:hAnsi="Times New Roman"/>
          <w:b w:val="0"/>
          <w:color w:val="auto"/>
        </w:rPr>
        <w:fldChar w:fldCharType="begin"/>
      </w:r>
      <w:r w:rsidR="005231A8">
        <w:rPr>
          <w:rFonts w:ascii="Times New Roman" w:hAnsi="Times New Roman"/>
          <w:b w:val="0"/>
          <w:color w:val="auto"/>
        </w:rPr>
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</w:r>
      <w:r w:rsidR="005231A8" w:rsidRPr="009752DF">
        <w:rPr>
          <w:rFonts w:ascii="Times New Roman" w:hAnsi="Times New Roman"/>
          <w:b w:val="0"/>
          <w:color w:val="auto"/>
        </w:rPr>
        <w:fldChar w:fldCharType="separate"/>
      </w:r>
      <w:r w:rsidR="005231A8">
        <w:rPr>
          <w:rFonts w:ascii="Times New Roman" w:hAnsi="Times New Roman"/>
          <w:b w:val="0"/>
          <w:noProof/>
          <w:color w:val="auto"/>
        </w:rPr>
        <w:t>[9]</w:t>
      </w:r>
      <w:r w:rsidR="005231A8" w:rsidRPr="009752DF">
        <w:rPr>
          <w:rFonts w:ascii="Times New Roman" w:hAnsi="Times New Roman"/>
          <w:b w:val="0"/>
          <w:color w:val="auto"/>
        </w:rPr>
        <w:fldChar w:fldCharType="end"/>
      </w:r>
      <w:r w:rsidR="00D031B9" w:rsidRPr="009752DF">
        <w:rPr>
          <w:rFonts w:ascii="Times New Roman" w:hAnsi="Times New Roman"/>
          <w:b w:val="0"/>
          <w:color w:val="auto"/>
        </w:rPr>
        <w:t xml:space="preserve"> model significantly improved over previous models</w:t>
      </w:r>
      <w:r w:rsidR="004C72FC" w:rsidRPr="009752DF">
        <w:rPr>
          <w:rFonts w:ascii="Times New Roman" w:hAnsi="Times New Roman"/>
          <w:b w:val="0"/>
          <w:color w:val="auto"/>
        </w:rPr>
        <w:t>.</w:t>
      </w:r>
      <w:r w:rsidR="00D031B9" w:rsidRPr="009752DF">
        <w:rPr>
          <w:rFonts w:ascii="Times New Roman" w:hAnsi="Times New Roman"/>
          <w:b w:val="0"/>
          <w:color w:val="auto"/>
        </w:rPr>
        <w:t xml:space="preserve"> This </w:t>
      </w:r>
      <w:r w:rsidR="0096571E" w:rsidRPr="009752DF">
        <w:rPr>
          <w:rFonts w:ascii="Times New Roman" w:hAnsi="Times New Roman"/>
          <w:b w:val="0"/>
          <w:color w:val="auto"/>
        </w:rPr>
        <w:t xml:space="preserve">method suggested that </w:t>
      </w:r>
      <w:r w:rsidR="00D031B9" w:rsidRPr="009752DF">
        <w:rPr>
          <w:rFonts w:ascii="Times New Roman" w:hAnsi="Times New Roman"/>
          <w:b w:val="0"/>
          <w:color w:val="auto"/>
        </w:rPr>
        <w:t xml:space="preserve">deeper </w:t>
      </w:r>
      <w:r w:rsidR="003E7F3E" w:rsidRPr="009752DF">
        <w:rPr>
          <w:rFonts w:ascii="Times New Roman" w:hAnsi="Times New Roman"/>
          <w:b w:val="0"/>
          <w:color w:val="auto"/>
        </w:rPr>
        <w:t xml:space="preserve">model </w:t>
      </w:r>
      <w:r w:rsidR="0096571E" w:rsidRPr="009752DF">
        <w:rPr>
          <w:rFonts w:ascii="Times New Roman" w:hAnsi="Times New Roman"/>
          <w:b w:val="0"/>
          <w:color w:val="auto"/>
        </w:rPr>
        <w:t xml:space="preserve">architecture is the </w:t>
      </w:r>
      <w:r w:rsidR="0096571E" w:rsidRPr="0060500C">
        <w:rPr>
          <w:rFonts w:ascii="Times New Roman" w:hAnsi="Times New Roman"/>
          <w:b w:val="0"/>
          <w:color w:val="000000" w:themeColor="text1"/>
        </w:rPr>
        <w:t>better archite</w:t>
      </w:r>
      <w:r w:rsidR="003E7F3E" w:rsidRPr="0060500C">
        <w:rPr>
          <w:rFonts w:ascii="Times New Roman" w:hAnsi="Times New Roman"/>
          <w:b w:val="0"/>
          <w:color w:val="000000" w:themeColor="text1"/>
        </w:rPr>
        <w:t>ct</w:t>
      </w:r>
      <w:r w:rsidR="0096571E" w:rsidRPr="0060500C">
        <w:rPr>
          <w:rFonts w:ascii="Times New Roman" w:hAnsi="Times New Roman"/>
          <w:b w:val="0"/>
          <w:color w:val="000000" w:themeColor="text1"/>
        </w:rPr>
        <w:t>ure to increase t</w:t>
      </w:r>
      <w:r w:rsidR="003E7F3E" w:rsidRPr="0060500C">
        <w:rPr>
          <w:rFonts w:ascii="Times New Roman" w:hAnsi="Times New Roman"/>
          <w:b w:val="0"/>
          <w:color w:val="000000" w:themeColor="text1"/>
        </w:rPr>
        <w:t>h</w:t>
      </w:r>
      <w:r w:rsidR="0096571E" w:rsidRPr="0060500C">
        <w:rPr>
          <w:rFonts w:ascii="Times New Roman" w:hAnsi="Times New Roman"/>
          <w:b w:val="0"/>
          <w:color w:val="000000" w:themeColor="text1"/>
        </w:rPr>
        <w:t xml:space="preserve">e </w:t>
      </w:r>
      <w:r w:rsidR="005D4ED2" w:rsidRPr="0060500C">
        <w:rPr>
          <w:rFonts w:ascii="Times New Roman" w:hAnsi="Times New Roman"/>
          <w:b w:val="0"/>
          <w:color w:val="000000" w:themeColor="text1"/>
        </w:rPr>
        <w:t xml:space="preserve">visual </w:t>
      </w:r>
      <w:r w:rsidR="00F56B44" w:rsidRPr="0060500C">
        <w:rPr>
          <w:rFonts w:ascii="Times New Roman" w:hAnsi="Times New Roman"/>
          <w:b w:val="0"/>
          <w:color w:val="000000" w:themeColor="text1"/>
        </w:rPr>
        <w:t>quality of the</w:t>
      </w:r>
      <w:r w:rsidR="005D4ED2" w:rsidRPr="0060500C">
        <w:rPr>
          <w:rFonts w:ascii="Times New Roman" w:hAnsi="Times New Roman"/>
          <w:b w:val="0"/>
          <w:color w:val="000000" w:themeColor="text1"/>
        </w:rPr>
        <w:t xml:space="preserve"> </w:t>
      </w:r>
      <w:r w:rsidR="00F56B44" w:rsidRPr="0060500C">
        <w:rPr>
          <w:rFonts w:ascii="Times New Roman" w:hAnsi="Times New Roman"/>
          <w:b w:val="0"/>
          <w:color w:val="000000" w:themeColor="text1"/>
        </w:rPr>
        <w:t xml:space="preserve">HR image. </w:t>
      </w:r>
      <w:r w:rsidR="001C2EC1">
        <w:rPr>
          <w:rFonts w:ascii="Times New Roman" w:hAnsi="Times New Roman"/>
          <w:b w:val="0"/>
          <w:color w:val="000000" w:themeColor="text1"/>
        </w:rPr>
        <w:t xml:space="preserve">Initially, sub-pixel layer-based model used in image super-resolution suggested by </w:t>
      </w:r>
      <w:r w:rsidR="00D031B9" w:rsidRPr="0060500C">
        <w:rPr>
          <w:rFonts w:ascii="Times New Roman" w:hAnsi="Times New Roman"/>
          <w:b w:val="0"/>
          <w:color w:val="000000" w:themeColor="text1"/>
        </w:rPr>
        <w:t xml:space="preserve">Shi et al. </w:t>
      </w:r>
      <w:r w:rsidR="000C15DC">
        <w:rPr>
          <w:rFonts w:ascii="Times New Roman" w:hAnsi="Times New Roman"/>
          <w:b w:val="0"/>
          <w:color w:val="000000" w:themeColor="text1"/>
        </w:rPr>
        <w:t xml:space="preserve">and named as an </w:t>
      </w:r>
      <w:r w:rsidR="00D031B9" w:rsidRPr="0060500C">
        <w:rPr>
          <w:rFonts w:ascii="Times New Roman" w:hAnsi="Times New Roman"/>
          <w:b w:val="0"/>
          <w:color w:val="000000" w:themeColor="text1"/>
        </w:rPr>
        <w:t xml:space="preserve">Efficient Sub-pixel Convolutional Neural Network </w:t>
      </w:r>
      <w:r w:rsidR="00D031B9" w:rsidRPr="0060500C">
        <w:rPr>
          <w:rFonts w:ascii="Times New Roman" w:hAnsi="Times New Roman"/>
          <w:bCs/>
          <w:color w:val="000000" w:themeColor="text1"/>
        </w:rPr>
        <w:t>(</w:t>
      </w:r>
      <w:r w:rsidR="00D031B9" w:rsidRPr="0060500C">
        <w:rPr>
          <w:rFonts w:ascii="Times New Roman" w:hAnsi="Times New Roman"/>
          <w:b w:val="0"/>
          <w:color w:val="000000" w:themeColor="text1"/>
        </w:rPr>
        <w:t>ESPCN)</w:t>
      </w:r>
      <w:r w:rsidR="002051B6">
        <w:rPr>
          <w:rFonts w:ascii="Times New Roman" w:hAnsi="Times New Roman"/>
          <w:b w:val="0"/>
          <w:color w:val="000000" w:themeColor="text1"/>
        </w:rPr>
        <w:t xml:space="preserve"> </w:t>
      </w:r>
      <w:r w:rsidR="002051B6" w:rsidRPr="0060500C">
        <w:rPr>
          <w:rFonts w:ascii="Times New Roman" w:hAnsi="Times New Roman"/>
          <w:b w:val="0"/>
          <w:color w:val="000000" w:themeColor="text1"/>
        </w:rPr>
        <w:fldChar w:fldCharType="begin"/>
      </w:r>
      <w:r w:rsidR="002051B6">
        <w:rPr>
          <w:rFonts w:ascii="Times New Roman" w:hAnsi="Times New Roman"/>
          <w:b w:val="0"/>
          <w:color w:val="000000" w:themeColor="text1"/>
        </w:rPr>
        <w:instrText xml:space="preserve"> ADDIN EN.CITE &lt;EndNote&gt;&lt;Cite&gt;&lt;Author&gt;Shi&lt;/Author&gt;&lt;Year&gt;2016&lt;/Year&gt;&lt;RecNum&gt;41&lt;/RecNum&gt;&lt;DisplayText&gt;[10]&lt;/DisplayText&gt;&lt;record&gt;&lt;rec-number&gt;41&lt;/rec-number&gt;&lt;foreign-keys&gt;&lt;key app="EN" db-id="srxvfdd95r2023e09rp5vpah5wxe09vdzrzd" timestamp="1658424353"&gt;41&lt;/key&gt;&lt;/foreign-keys&gt;&lt;ref-type name="Conference Proceedings"&gt;10&lt;/ref-type&gt;&lt;contributors&gt;&lt;authors&gt;&lt;author&gt;Shi, Wenzhe&lt;/author&gt;&lt;author&gt;Caballero, Jose&lt;/author&gt;&lt;author&gt;Huszár, Ferenc&lt;/author&gt;&lt;author&gt;Totz, Johannes&lt;/author&gt;&lt;author&gt;Aitken, Andrew P&lt;/author&gt;&lt;author&gt;Bishop, Rob&lt;/author&gt;&lt;author&gt;Rueckert, Daniel&lt;/author&gt;&lt;author&gt;Wang, Zehan&lt;/author&gt;&lt;/authors&gt;&lt;/contributors&gt;&lt;titles&gt;&lt;title&gt;Real-time single image and video super-resolution using an efficient sub-pixel convolutional neural network&lt;/title&gt;&lt;secondary-title&gt;Proceedings of the IEEE conference on computer vision and pattern recognition&lt;/secondary-title&gt;&lt;/titles&gt;&lt;pages&gt;1874-1883&lt;/pages&gt;&lt;dates&gt;&lt;year&gt;2016&lt;/year&gt;&lt;/dates&gt;&lt;urls&gt;&lt;/urls&gt;&lt;/record&gt;&lt;/Cite&gt;&lt;/EndNote&gt;</w:instrText>
      </w:r>
      <w:r w:rsidR="002051B6" w:rsidRPr="0060500C">
        <w:rPr>
          <w:rFonts w:ascii="Times New Roman" w:hAnsi="Times New Roman"/>
          <w:b w:val="0"/>
          <w:color w:val="000000" w:themeColor="text1"/>
        </w:rPr>
        <w:fldChar w:fldCharType="separate"/>
      </w:r>
      <w:r w:rsidR="002051B6">
        <w:rPr>
          <w:rFonts w:ascii="Times New Roman" w:hAnsi="Times New Roman"/>
          <w:b w:val="0"/>
          <w:noProof/>
          <w:color w:val="000000" w:themeColor="text1"/>
        </w:rPr>
        <w:t>[10]</w:t>
      </w:r>
      <w:r w:rsidR="002051B6" w:rsidRPr="0060500C">
        <w:rPr>
          <w:rFonts w:ascii="Times New Roman" w:hAnsi="Times New Roman"/>
          <w:b w:val="0"/>
          <w:color w:val="000000" w:themeColor="text1"/>
        </w:rPr>
        <w:fldChar w:fldCharType="end"/>
      </w:r>
      <w:r w:rsidR="001A02E6" w:rsidRPr="0060500C">
        <w:rPr>
          <w:rFonts w:ascii="Times New Roman" w:hAnsi="Times New Roman"/>
          <w:b w:val="0"/>
          <w:color w:val="000000" w:themeColor="text1"/>
        </w:rPr>
        <w:t xml:space="preserve"> to </w:t>
      </w:r>
      <w:r w:rsidR="000C15DC" w:rsidRPr="0060500C">
        <w:rPr>
          <w:rFonts w:ascii="Times New Roman" w:hAnsi="Times New Roman"/>
          <w:b w:val="0"/>
          <w:color w:val="000000" w:themeColor="text1"/>
        </w:rPr>
        <w:t>decrease</w:t>
      </w:r>
      <w:r w:rsidR="001A02E6" w:rsidRPr="0060500C">
        <w:rPr>
          <w:rFonts w:ascii="Times New Roman" w:hAnsi="Times New Roman"/>
          <w:b w:val="0"/>
          <w:color w:val="000000" w:themeColor="text1"/>
        </w:rPr>
        <w:t xml:space="preserve"> the computational</w:t>
      </w:r>
      <w:r w:rsidR="000C15DC">
        <w:rPr>
          <w:rFonts w:ascii="Times New Roman" w:hAnsi="Times New Roman"/>
          <w:b w:val="0"/>
          <w:color w:val="000000" w:themeColor="text1"/>
        </w:rPr>
        <w:t xml:space="preserve"> burden as well as </w:t>
      </w:r>
      <w:r w:rsidR="00D561E1">
        <w:rPr>
          <w:rFonts w:ascii="Times New Roman" w:hAnsi="Times New Roman"/>
          <w:b w:val="0"/>
          <w:color w:val="000000" w:themeColor="text1"/>
        </w:rPr>
        <w:t>revise</w:t>
      </w:r>
      <w:r w:rsidR="001A02E6" w:rsidRPr="0060500C">
        <w:rPr>
          <w:rFonts w:ascii="Times New Roman" w:hAnsi="Times New Roman"/>
          <w:b w:val="0"/>
          <w:color w:val="000000" w:themeColor="text1"/>
        </w:rPr>
        <w:t xml:space="preserve"> the upscaling </w:t>
      </w:r>
      <w:r w:rsidR="00FA4DA0" w:rsidRPr="0060500C">
        <w:rPr>
          <w:rFonts w:ascii="Times New Roman" w:hAnsi="Times New Roman"/>
          <w:b w:val="0"/>
          <w:color w:val="000000" w:themeColor="text1"/>
        </w:rPr>
        <w:t>process</w:t>
      </w:r>
      <w:r w:rsidR="00D031B9" w:rsidRPr="0060500C">
        <w:rPr>
          <w:rFonts w:ascii="Times New Roman" w:hAnsi="Times New Roman"/>
          <w:b w:val="0"/>
          <w:color w:val="000000" w:themeColor="text1"/>
        </w:rPr>
        <w:t>. In this approach</w:t>
      </w:r>
      <w:r w:rsidR="003E7F3E" w:rsidRPr="0060500C">
        <w:rPr>
          <w:rFonts w:ascii="Times New Roman" w:hAnsi="Times New Roman"/>
          <w:b w:val="0"/>
          <w:color w:val="000000" w:themeColor="text1"/>
        </w:rPr>
        <w:t>,</w:t>
      </w:r>
      <w:r w:rsidR="00D031B9" w:rsidRPr="0060500C">
        <w:rPr>
          <w:rFonts w:ascii="Times New Roman" w:hAnsi="Times New Roman"/>
          <w:b w:val="0"/>
          <w:color w:val="000000" w:themeColor="text1"/>
        </w:rPr>
        <w:t xml:space="preserve"> </w:t>
      </w:r>
      <w:r w:rsidR="00D561E1">
        <w:rPr>
          <w:rFonts w:ascii="Times New Roman" w:hAnsi="Times New Roman"/>
          <w:b w:val="0"/>
          <w:color w:val="000000" w:themeColor="text1"/>
        </w:rPr>
        <w:t xml:space="preserve">the </w:t>
      </w:r>
      <w:r w:rsidR="00D031B9" w:rsidRPr="0060500C">
        <w:rPr>
          <w:rFonts w:ascii="Times New Roman" w:hAnsi="Times New Roman"/>
          <w:b w:val="0"/>
          <w:color w:val="000000" w:themeColor="text1"/>
        </w:rPr>
        <w:t xml:space="preserve">authors </w:t>
      </w:r>
      <w:r w:rsidR="00D561E1">
        <w:rPr>
          <w:rFonts w:ascii="Times New Roman" w:hAnsi="Times New Roman"/>
          <w:b w:val="0"/>
          <w:color w:val="000000" w:themeColor="text1"/>
        </w:rPr>
        <w:t>change</w:t>
      </w:r>
      <w:r w:rsidR="00D031B9" w:rsidRPr="0060500C">
        <w:rPr>
          <w:rFonts w:ascii="Times New Roman" w:hAnsi="Times New Roman"/>
          <w:b w:val="0"/>
          <w:color w:val="000000" w:themeColor="text1"/>
        </w:rPr>
        <w:t xml:space="preserve"> the pre</w:t>
      </w:r>
      <w:r w:rsidR="0021002C" w:rsidRPr="0060500C">
        <w:rPr>
          <w:rFonts w:ascii="Times New Roman" w:hAnsi="Times New Roman"/>
          <w:b w:val="0"/>
          <w:color w:val="000000" w:themeColor="text1"/>
        </w:rPr>
        <w:t xml:space="preserve">-stage </w:t>
      </w:r>
      <w:r w:rsidR="00D031B9" w:rsidRPr="0060500C">
        <w:rPr>
          <w:rFonts w:ascii="Times New Roman" w:hAnsi="Times New Roman"/>
          <w:b w:val="0"/>
          <w:color w:val="000000" w:themeColor="text1"/>
        </w:rPr>
        <w:t>ups</w:t>
      </w:r>
      <w:r w:rsidR="0021002C" w:rsidRPr="0060500C">
        <w:rPr>
          <w:rFonts w:ascii="Times New Roman" w:hAnsi="Times New Roman"/>
          <w:b w:val="0"/>
          <w:color w:val="000000" w:themeColor="text1"/>
        </w:rPr>
        <w:t xml:space="preserve">caling bicubic </w:t>
      </w:r>
      <w:r w:rsidR="00D031B9" w:rsidRPr="0060500C">
        <w:rPr>
          <w:rFonts w:ascii="Times New Roman" w:hAnsi="Times New Roman"/>
          <w:b w:val="0"/>
          <w:color w:val="000000" w:themeColor="text1"/>
        </w:rPr>
        <w:t xml:space="preserve">operator with </w:t>
      </w:r>
      <w:r w:rsidR="003E7F3E" w:rsidRPr="0060500C">
        <w:rPr>
          <w:rFonts w:ascii="Times New Roman" w:hAnsi="Times New Roman"/>
          <w:b w:val="0"/>
          <w:color w:val="000000" w:themeColor="text1"/>
        </w:rPr>
        <w:t xml:space="preserve">a </w:t>
      </w:r>
      <w:r w:rsidR="00D031B9" w:rsidRPr="0060500C">
        <w:rPr>
          <w:rFonts w:ascii="Times New Roman" w:hAnsi="Times New Roman"/>
          <w:b w:val="0"/>
          <w:color w:val="000000" w:themeColor="text1"/>
        </w:rPr>
        <w:t>sub-pixel convolution</w:t>
      </w:r>
      <w:r w:rsidR="00663A13" w:rsidRPr="0060500C">
        <w:rPr>
          <w:rFonts w:ascii="Times New Roman" w:hAnsi="Times New Roman"/>
          <w:b w:val="0"/>
          <w:color w:val="000000" w:themeColor="text1"/>
        </w:rPr>
        <w:t xml:space="preserve"> layer</w:t>
      </w:r>
      <w:r w:rsidR="00D561E1">
        <w:rPr>
          <w:rFonts w:ascii="Times New Roman" w:hAnsi="Times New Roman"/>
          <w:b w:val="0"/>
          <w:color w:val="000000" w:themeColor="text1"/>
        </w:rPr>
        <w:t>,</w:t>
      </w:r>
      <w:r w:rsidR="0007630F" w:rsidRPr="0060500C">
        <w:rPr>
          <w:rFonts w:ascii="Times New Roman" w:hAnsi="Times New Roman"/>
          <w:b w:val="0"/>
          <w:color w:val="000000" w:themeColor="text1"/>
        </w:rPr>
        <w:t xml:space="preserve"> and f</w:t>
      </w:r>
      <w:r w:rsidR="00D031B9" w:rsidRPr="0060500C">
        <w:rPr>
          <w:rFonts w:ascii="Times New Roman" w:hAnsi="Times New Roman"/>
          <w:b w:val="0"/>
          <w:color w:val="000000" w:themeColor="text1"/>
        </w:rPr>
        <w:t xml:space="preserve">eatures are </w:t>
      </w:r>
      <w:r w:rsidR="00AE560E" w:rsidRPr="0060500C">
        <w:rPr>
          <w:rFonts w:ascii="Times New Roman" w:hAnsi="Times New Roman"/>
          <w:b w:val="0"/>
          <w:color w:val="000000" w:themeColor="text1"/>
        </w:rPr>
        <w:t xml:space="preserve">recovered </w:t>
      </w:r>
      <w:r w:rsidR="00D031B9" w:rsidRPr="0060500C">
        <w:rPr>
          <w:rFonts w:ascii="Times New Roman" w:hAnsi="Times New Roman"/>
          <w:b w:val="0"/>
          <w:color w:val="000000" w:themeColor="text1"/>
        </w:rPr>
        <w:t>from the</w:t>
      </w:r>
      <w:r w:rsidR="00AE560E" w:rsidRPr="0060500C">
        <w:rPr>
          <w:rFonts w:ascii="Times New Roman" w:hAnsi="Times New Roman"/>
          <w:b w:val="0"/>
          <w:color w:val="000000" w:themeColor="text1"/>
        </w:rPr>
        <w:t xml:space="preserve"> original </w:t>
      </w:r>
      <w:r w:rsidR="00D031B9" w:rsidRPr="0060500C">
        <w:rPr>
          <w:rFonts w:ascii="Times New Roman" w:hAnsi="Times New Roman"/>
          <w:b w:val="0"/>
          <w:color w:val="000000" w:themeColor="text1"/>
        </w:rPr>
        <w:t xml:space="preserve">low-dimensional space to </w:t>
      </w:r>
      <w:r w:rsidR="00AE560E" w:rsidRPr="0060500C">
        <w:rPr>
          <w:rFonts w:ascii="Times New Roman" w:hAnsi="Times New Roman"/>
          <w:b w:val="0"/>
          <w:color w:val="000000" w:themeColor="text1"/>
        </w:rPr>
        <w:t>decrease</w:t>
      </w:r>
      <w:r w:rsidR="003A0BA1">
        <w:rPr>
          <w:rFonts w:ascii="Times New Roman" w:hAnsi="Times New Roman"/>
          <w:b w:val="0"/>
          <w:color w:val="000000" w:themeColor="text1"/>
        </w:rPr>
        <w:t xml:space="preserve"> the model </w:t>
      </w:r>
      <w:r w:rsidR="006D1D85">
        <w:rPr>
          <w:rFonts w:ascii="Times New Roman" w:hAnsi="Times New Roman"/>
          <w:b w:val="0"/>
          <w:color w:val="000000" w:themeColor="text1"/>
        </w:rPr>
        <w:t xml:space="preserve">processing time of </w:t>
      </w:r>
      <w:r w:rsidR="003A0BA1">
        <w:rPr>
          <w:rFonts w:ascii="Times New Roman" w:hAnsi="Times New Roman"/>
          <w:b w:val="0"/>
          <w:color w:val="000000" w:themeColor="text1"/>
        </w:rPr>
        <w:t xml:space="preserve">during the </w:t>
      </w:r>
      <w:r w:rsidR="00D031B9" w:rsidRPr="0060500C">
        <w:rPr>
          <w:rFonts w:ascii="Times New Roman" w:hAnsi="Times New Roman"/>
          <w:b w:val="0"/>
          <w:color w:val="000000" w:themeColor="text1"/>
        </w:rPr>
        <w:t>training</w:t>
      </w:r>
      <w:r w:rsidR="003A0BA1">
        <w:rPr>
          <w:rFonts w:ascii="Times New Roman" w:hAnsi="Times New Roman"/>
          <w:b w:val="0"/>
          <w:color w:val="000000" w:themeColor="text1"/>
        </w:rPr>
        <w:t xml:space="preserve"> as well as testing. </w:t>
      </w:r>
      <w:r w:rsidR="0007630F" w:rsidRPr="0060500C">
        <w:rPr>
          <w:rFonts w:ascii="Times New Roman" w:hAnsi="Times New Roman"/>
          <w:b w:val="0"/>
          <w:color w:val="000000" w:themeColor="text1"/>
        </w:rPr>
        <w:t xml:space="preserve">Kim et al. </w:t>
      </w:r>
      <w:r w:rsidR="00FE6AA6">
        <w:rPr>
          <w:rFonts w:ascii="Times New Roman" w:hAnsi="Times New Roman"/>
          <w:b w:val="0"/>
          <w:color w:val="000000" w:themeColor="text1"/>
        </w:rPr>
        <w:t xml:space="preserve">suggested </w:t>
      </w:r>
      <w:r w:rsidR="00813596" w:rsidRPr="0060500C">
        <w:rPr>
          <w:rFonts w:ascii="Times New Roman" w:hAnsi="Times New Roman"/>
          <w:b w:val="0"/>
          <w:color w:val="000000" w:themeColor="text1"/>
        </w:rPr>
        <w:t xml:space="preserve">the </w:t>
      </w:r>
      <w:r w:rsidR="005B5C05" w:rsidRPr="0060500C">
        <w:rPr>
          <w:rFonts w:ascii="Times New Roman" w:hAnsi="Times New Roman"/>
          <w:b w:val="0"/>
          <w:color w:val="000000" w:themeColor="text1"/>
        </w:rPr>
        <w:t xml:space="preserve">new </w:t>
      </w:r>
      <w:r w:rsidR="00813596" w:rsidRPr="0060500C">
        <w:rPr>
          <w:rFonts w:ascii="Times New Roman" w:hAnsi="Times New Roman"/>
          <w:b w:val="0"/>
          <w:color w:val="000000" w:themeColor="text1"/>
        </w:rPr>
        <w:t xml:space="preserve">way of architecture </w:t>
      </w:r>
      <w:r w:rsidR="005B5C05" w:rsidRPr="0060500C">
        <w:rPr>
          <w:rFonts w:ascii="Times New Roman" w:hAnsi="Times New Roman"/>
          <w:b w:val="0"/>
          <w:color w:val="000000" w:themeColor="text1"/>
        </w:rPr>
        <w:t>k</w:t>
      </w:r>
      <w:r w:rsidR="00813596" w:rsidRPr="0060500C">
        <w:rPr>
          <w:rFonts w:ascii="Times New Roman" w:hAnsi="Times New Roman"/>
          <w:b w:val="0"/>
          <w:color w:val="000000" w:themeColor="text1"/>
        </w:rPr>
        <w:t xml:space="preserve">nown as </w:t>
      </w:r>
      <w:r w:rsidR="0007630F" w:rsidRPr="0060500C">
        <w:rPr>
          <w:rFonts w:ascii="Times New Roman" w:hAnsi="Times New Roman"/>
          <w:b w:val="0"/>
          <w:color w:val="000000" w:themeColor="text1"/>
        </w:rPr>
        <w:t>Deeply Recursive Convolutional Network for image super-resolution (DRCN</w:t>
      </w:r>
      <w:r w:rsidR="0007630F" w:rsidRPr="009752DF">
        <w:rPr>
          <w:rFonts w:ascii="Times New Roman" w:hAnsi="Times New Roman"/>
          <w:b w:val="0"/>
          <w:color w:val="auto"/>
        </w:rPr>
        <w:t>)</w:t>
      </w:r>
      <w:r w:rsidR="00B77AB8" w:rsidRPr="009752DF">
        <w:rPr>
          <w:rFonts w:ascii="Times New Roman" w:hAnsi="Times New Roman"/>
          <w:bCs/>
          <w:color w:val="auto"/>
        </w:rPr>
        <w:t xml:space="preserve"> </w:t>
      </w:r>
      <w:r w:rsidR="00B77AB8" w:rsidRPr="009752DF">
        <w:rPr>
          <w:rFonts w:ascii="Times New Roman" w:hAnsi="Times New Roman"/>
          <w:b w:val="0"/>
          <w:color w:val="auto"/>
        </w:rPr>
        <w:fldChar w:fldCharType="begin"/>
      </w:r>
      <w:r w:rsidR="006549DF">
        <w:rPr>
          <w:rFonts w:ascii="Times New Roman" w:hAnsi="Times New Roman"/>
          <w:b w:val="0"/>
          <w:color w:val="auto"/>
        </w:rPr>
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</w:r>
      <w:r w:rsidR="00B77AB8" w:rsidRPr="009752DF">
        <w:rPr>
          <w:rFonts w:ascii="Times New Roman" w:hAnsi="Times New Roman"/>
          <w:b w:val="0"/>
          <w:color w:val="auto"/>
        </w:rPr>
        <w:fldChar w:fldCharType="separate"/>
      </w:r>
      <w:r w:rsidR="006549DF">
        <w:rPr>
          <w:rFonts w:ascii="Times New Roman" w:hAnsi="Times New Roman"/>
          <w:b w:val="0"/>
          <w:noProof/>
          <w:color w:val="auto"/>
        </w:rPr>
        <w:t>[11]</w:t>
      </w:r>
      <w:r w:rsidR="00B77AB8" w:rsidRPr="009752DF">
        <w:rPr>
          <w:rFonts w:ascii="Times New Roman" w:hAnsi="Times New Roman"/>
          <w:b w:val="0"/>
          <w:color w:val="auto"/>
        </w:rPr>
        <w:fldChar w:fldCharType="end"/>
      </w:r>
      <w:r w:rsidR="00B77AB8" w:rsidRPr="009752DF">
        <w:rPr>
          <w:rFonts w:ascii="Times New Roman" w:hAnsi="Times New Roman"/>
          <w:b w:val="0"/>
          <w:color w:val="auto"/>
        </w:rPr>
        <w:t xml:space="preserve"> </w:t>
      </w:r>
      <w:r w:rsidR="0007630F" w:rsidRPr="009752DF">
        <w:rPr>
          <w:rFonts w:ascii="Times New Roman" w:hAnsi="Times New Roman"/>
          <w:b w:val="0"/>
          <w:color w:val="auto"/>
        </w:rPr>
        <w:t xml:space="preserve"> and </w:t>
      </w:r>
      <w:r w:rsidR="003272DD">
        <w:rPr>
          <w:rFonts w:ascii="Times New Roman" w:hAnsi="Times New Roman"/>
          <w:b w:val="0"/>
          <w:color w:val="auto"/>
        </w:rPr>
        <w:t xml:space="preserve">replaced the serial way of </w:t>
      </w:r>
      <w:r w:rsidR="00D561E1">
        <w:rPr>
          <w:rFonts w:ascii="Times New Roman" w:hAnsi="Times New Roman"/>
          <w:b w:val="0"/>
          <w:color w:val="auto"/>
        </w:rPr>
        <w:t xml:space="preserve">a </w:t>
      </w:r>
      <w:r w:rsidR="003272DD">
        <w:rPr>
          <w:rFonts w:ascii="Times New Roman" w:hAnsi="Times New Roman"/>
          <w:b w:val="0"/>
          <w:color w:val="auto"/>
        </w:rPr>
        <w:t xml:space="preserve">combination of CNN layers with </w:t>
      </w:r>
      <w:r w:rsidR="00D561E1">
        <w:rPr>
          <w:rFonts w:ascii="Times New Roman" w:hAnsi="Times New Roman"/>
          <w:b w:val="0"/>
          <w:color w:val="auto"/>
        </w:rPr>
        <w:t xml:space="preserve">a </w:t>
      </w:r>
      <w:r w:rsidR="00A67252">
        <w:rPr>
          <w:rFonts w:ascii="Times New Roman" w:hAnsi="Times New Roman"/>
          <w:b w:val="0"/>
          <w:color w:val="auto"/>
        </w:rPr>
        <w:t xml:space="preserve">recursive manner. </w:t>
      </w:r>
      <w:r w:rsidR="00D61E69">
        <w:rPr>
          <w:rFonts w:ascii="Times New Roman" w:hAnsi="Times New Roman"/>
          <w:b w:val="0"/>
          <w:color w:val="auto"/>
        </w:rPr>
        <w:t>This architecture's main benefit is to constantly maintain</w:t>
      </w:r>
      <w:r w:rsidR="009F06BB">
        <w:rPr>
          <w:rFonts w:ascii="Times New Roman" w:hAnsi="Times New Roman"/>
          <w:b w:val="0"/>
          <w:color w:val="auto"/>
        </w:rPr>
        <w:t xml:space="preserve"> network parameters, but </w:t>
      </w:r>
      <w:r w:rsidR="00363B7D">
        <w:rPr>
          <w:rFonts w:ascii="Times New Roman" w:hAnsi="Times New Roman"/>
          <w:b w:val="0"/>
          <w:color w:val="auto"/>
        </w:rPr>
        <w:t xml:space="preserve">the </w:t>
      </w:r>
      <w:r w:rsidR="009F06BB">
        <w:rPr>
          <w:rFonts w:ascii="Times New Roman" w:hAnsi="Times New Roman"/>
          <w:b w:val="0"/>
          <w:color w:val="auto"/>
        </w:rPr>
        <w:t>training convergence process is too slow</w:t>
      </w:r>
      <w:r w:rsidR="0007630F" w:rsidRPr="009752DF">
        <w:rPr>
          <w:rFonts w:ascii="Times New Roman" w:hAnsi="Times New Roman"/>
          <w:b w:val="0"/>
          <w:color w:val="auto"/>
        </w:rPr>
        <w:t>.</w:t>
      </w:r>
      <w:r w:rsidR="00BA1E0C" w:rsidRPr="009752DF">
        <w:rPr>
          <w:rFonts w:ascii="Times New Roman" w:hAnsi="Times New Roman"/>
          <w:b w:val="0"/>
          <w:color w:val="auto"/>
        </w:rPr>
        <w:t xml:space="preserve"> </w:t>
      </w:r>
      <w:r w:rsidR="00854C1D" w:rsidRPr="009752DF">
        <w:rPr>
          <w:rFonts w:ascii="Times New Roman" w:hAnsi="Times New Roman"/>
          <w:b w:val="0"/>
          <w:color w:val="auto"/>
        </w:rPr>
        <w:t>Additionally,</w:t>
      </w:r>
      <w:r w:rsidR="00F7164D" w:rsidRPr="009752DF">
        <w:rPr>
          <w:rFonts w:ascii="Times New Roman" w:hAnsi="Times New Roman"/>
          <w:b w:val="0"/>
          <w:color w:val="auto"/>
        </w:rPr>
        <w:t xml:space="preserve"> </w:t>
      </w:r>
      <w:r w:rsidR="00854C1D" w:rsidRPr="009752DF">
        <w:rPr>
          <w:rFonts w:ascii="Times New Roman" w:hAnsi="Times New Roman"/>
          <w:b w:val="0"/>
          <w:color w:val="auto"/>
        </w:rPr>
        <w:t>to obtain better reconstruction performance</w:t>
      </w:r>
      <w:r w:rsidR="00321442">
        <w:rPr>
          <w:rFonts w:ascii="Times New Roman" w:hAnsi="Times New Roman"/>
          <w:b w:val="0"/>
          <w:color w:val="auto"/>
        </w:rPr>
        <w:t xml:space="preserve">, </w:t>
      </w:r>
      <w:r w:rsidR="00854C1D" w:rsidRPr="009752DF">
        <w:rPr>
          <w:rFonts w:ascii="Times New Roman" w:hAnsi="Times New Roman"/>
          <w:b w:val="0"/>
          <w:color w:val="auto"/>
        </w:rPr>
        <w:t>the SR models</w:t>
      </w:r>
      <w:r w:rsidR="00321442">
        <w:rPr>
          <w:rFonts w:ascii="Times New Roman" w:hAnsi="Times New Roman"/>
          <w:b w:val="0"/>
          <w:color w:val="auto"/>
        </w:rPr>
        <w:t xml:space="preserve"> </w:t>
      </w:r>
      <w:r w:rsidR="00D561E1">
        <w:rPr>
          <w:rFonts w:ascii="Times New Roman" w:hAnsi="Times New Roman"/>
          <w:b w:val="0"/>
          <w:color w:val="auto"/>
        </w:rPr>
        <w:t>used</w:t>
      </w:r>
      <w:r w:rsidR="00F7164D" w:rsidRPr="009752DF">
        <w:rPr>
          <w:rFonts w:ascii="Times New Roman" w:hAnsi="Times New Roman"/>
          <w:b w:val="0"/>
          <w:color w:val="auto"/>
        </w:rPr>
        <w:t xml:space="preserve"> the concept of a deeper model and </w:t>
      </w:r>
      <w:r w:rsidR="00854C1D" w:rsidRPr="009752DF">
        <w:rPr>
          <w:rFonts w:ascii="Times New Roman" w:hAnsi="Times New Roman"/>
          <w:b w:val="0"/>
          <w:color w:val="auto"/>
        </w:rPr>
        <w:t>stack</w:t>
      </w:r>
      <w:r w:rsidR="00F7164D" w:rsidRPr="009752DF">
        <w:rPr>
          <w:rFonts w:ascii="Times New Roman" w:hAnsi="Times New Roman"/>
          <w:b w:val="0"/>
          <w:color w:val="auto"/>
        </w:rPr>
        <w:t>ing</w:t>
      </w:r>
      <w:r w:rsidR="00854C1D" w:rsidRPr="009752DF">
        <w:rPr>
          <w:rFonts w:ascii="Times New Roman" w:hAnsi="Times New Roman"/>
          <w:b w:val="0"/>
          <w:color w:val="auto"/>
        </w:rPr>
        <w:t xml:space="preserve"> the</w:t>
      </w:r>
      <w:r w:rsidR="00F7164D" w:rsidRPr="009752DF">
        <w:rPr>
          <w:rFonts w:ascii="Times New Roman" w:hAnsi="Times New Roman"/>
          <w:b w:val="0"/>
          <w:color w:val="auto"/>
        </w:rPr>
        <w:t xml:space="preserve"> side layer </w:t>
      </w:r>
      <w:r w:rsidR="00D561E1">
        <w:rPr>
          <w:rFonts w:ascii="Times New Roman" w:hAnsi="Times New Roman"/>
          <w:b w:val="0"/>
          <w:color w:val="auto"/>
        </w:rPr>
        <w:t>by the side</w:t>
      </w:r>
      <w:r w:rsidR="00D61E69">
        <w:rPr>
          <w:rFonts w:ascii="Times New Roman" w:hAnsi="Times New Roman"/>
          <w:b w:val="0"/>
          <w:color w:val="auto"/>
        </w:rPr>
        <w:t>. In</w:t>
      </w:r>
      <w:r w:rsidR="003D4DA9">
        <w:rPr>
          <w:rFonts w:ascii="Times New Roman" w:hAnsi="Times New Roman"/>
          <w:b w:val="0"/>
          <w:color w:val="auto"/>
        </w:rPr>
        <w:t xml:space="preserve"> some cases</w:t>
      </w:r>
      <w:r w:rsidR="00D561E1">
        <w:rPr>
          <w:rFonts w:ascii="Times New Roman" w:hAnsi="Times New Roman"/>
          <w:b w:val="0"/>
          <w:color w:val="auto"/>
        </w:rPr>
        <w:t>,</w:t>
      </w:r>
      <w:r w:rsidR="003D4DA9">
        <w:rPr>
          <w:rFonts w:ascii="Times New Roman" w:hAnsi="Times New Roman"/>
          <w:b w:val="0"/>
          <w:color w:val="auto"/>
        </w:rPr>
        <w:t xml:space="preserve"> </w:t>
      </w:r>
      <w:r w:rsidR="00D561E1">
        <w:rPr>
          <w:rFonts w:ascii="Times New Roman" w:hAnsi="Times New Roman"/>
          <w:b w:val="0"/>
          <w:color w:val="auto"/>
        </w:rPr>
        <w:t xml:space="preserve">the </w:t>
      </w:r>
      <w:r w:rsidR="003D4DA9">
        <w:rPr>
          <w:rFonts w:ascii="Times New Roman" w:hAnsi="Times New Roman"/>
          <w:b w:val="0"/>
          <w:color w:val="auto"/>
        </w:rPr>
        <w:t xml:space="preserve">model depth increases </w:t>
      </w:r>
      <w:r w:rsidR="00D561E1">
        <w:rPr>
          <w:rFonts w:ascii="Times New Roman" w:hAnsi="Times New Roman"/>
          <w:b w:val="0"/>
          <w:color w:val="auto"/>
        </w:rPr>
        <w:t>up to</w:t>
      </w:r>
      <w:r w:rsidR="003D4DA9">
        <w:rPr>
          <w:rFonts w:ascii="Times New Roman" w:hAnsi="Times New Roman"/>
          <w:b w:val="0"/>
          <w:color w:val="auto"/>
        </w:rPr>
        <w:t xml:space="preserve"> </w:t>
      </w:r>
      <w:r w:rsidR="00B9071E" w:rsidRPr="009752DF">
        <w:rPr>
          <w:rFonts w:ascii="Times New Roman" w:hAnsi="Times New Roman"/>
          <w:b w:val="0"/>
          <w:color w:val="auto"/>
        </w:rPr>
        <w:t>100</w:t>
      </w:r>
      <w:r w:rsidR="00627DB8" w:rsidRPr="009752DF">
        <w:rPr>
          <w:rFonts w:ascii="Times New Roman" w:hAnsi="Times New Roman"/>
          <w:b w:val="0"/>
          <w:color w:val="auto"/>
        </w:rPr>
        <w:t xml:space="preserve"> layers </w:t>
      </w:r>
      <w:r w:rsidR="003D4DA9">
        <w:rPr>
          <w:rFonts w:ascii="Times New Roman" w:hAnsi="Times New Roman"/>
          <w:b w:val="0"/>
          <w:color w:val="auto"/>
        </w:rPr>
        <w:t xml:space="preserve">observed </w:t>
      </w:r>
      <w:r w:rsidR="00B9071E" w:rsidRPr="009752DF">
        <w:rPr>
          <w:rFonts w:ascii="Times New Roman" w:hAnsi="Times New Roman"/>
          <w:b w:val="0"/>
          <w:color w:val="auto"/>
        </w:rPr>
        <w:fldChar w:fldCharType="begin"/>
      </w:r>
      <w:r w:rsidR="006549DF">
        <w:rPr>
          <w:rFonts w:ascii="Times New Roman" w:hAnsi="Times New Roman"/>
          <w:b w:val="0"/>
          <w:color w:val="auto"/>
        </w:rPr>
        <w:instrText xml:space="preserve"> ADDIN EN.CITE &lt;EndNote&gt;&lt;Cite&gt;&lt;Author&gt;Anwar&lt;/Author&gt;&lt;Year&gt;2020&lt;/Year&gt;&lt;RecNum&gt;1681&lt;/RecNum&gt;&lt;DisplayText&gt;[12]&lt;/DisplayText&gt;&lt;record&gt;&lt;rec-number&gt;1681&lt;/rec-number&gt;&lt;foreign-keys&gt;&lt;key app="EN" db-id="sw00xtss4spprzeae0cvrtw1sxaw9vwe9tdx"&gt;1681&lt;/key&gt;&lt;/foreign-keys&gt;&lt;ref-type name="Journal Article"&gt;17&lt;/ref-type&gt;&lt;contributors&gt;&lt;authors&gt;&lt;author&gt;Anwar, Saeed&lt;/author&gt;&lt;author&gt;Khan, Salman&lt;/author&gt;&lt;author&gt;Barnes, Nick&lt;/author&gt;&lt;/authors&gt;&lt;/contributors&gt;&lt;titles&gt;&lt;title&gt;A deep journey into super-resolution: A survey&lt;/title&gt;&lt;secondary-title&gt;ACM Computing Surveys (CSUR)&lt;/secondary-title&gt;&lt;/titles&gt;&lt;periodical&gt;&lt;full-title&gt;ACM Computing Surveys (CSUR)&lt;/full-title&gt;&lt;/periodical&gt;&lt;pages&gt;1-34&lt;/pages&gt;&lt;volume&gt;53&lt;/volume&gt;&lt;number&gt;3&lt;/number&gt;&lt;dates&gt;&lt;year&gt;2020&lt;/year&gt;&lt;/dates&gt;&lt;isbn&gt;0360-0300&lt;/isbn&gt;&lt;urls&gt;&lt;/urls&gt;&lt;/record&gt;&lt;/Cite&gt;&lt;/EndNote&gt;</w:instrText>
      </w:r>
      <w:r w:rsidR="00B9071E" w:rsidRPr="009752DF">
        <w:rPr>
          <w:rFonts w:ascii="Times New Roman" w:hAnsi="Times New Roman"/>
          <w:b w:val="0"/>
          <w:color w:val="auto"/>
        </w:rPr>
        <w:fldChar w:fldCharType="separate"/>
      </w:r>
      <w:r w:rsidR="006549DF">
        <w:rPr>
          <w:rFonts w:ascii="Times New Roman" w:hAnsi="Times New Roman"/>
          <w:b w:val="0"/>
          <w:noProof/>
          <w:color w:val="auto"/>
        </w:rPr>
        <w:t>[12]</w:t>
      </w:r>
      <w:r w:rsidR="00B9071E" w:rsidRPr="009752DF">
        <w:rPr>
          <w:rFonts w:ascii="Times New Roman" w:hAnsi="Times New Roman"/>
          <w:b w:val="0"/>
          <w:color w:val="auto"/>
        </w:rPr>
        <w:fldChar w:fldCharType="end"/>
      </w:r>
      <w:r w:rsidR="00627DB8" w:rsidRPr="009752DF">
        <w:rPr>
          <w:rFonts w:ascii="Times New Roman" w:hAnsi="Times New Roman"/>
          <w:b w:val="0"/>
          <w:color w:val="auto"/>
        </w:rPr>
        <w:t>.</w:t>
      </w:r>
      <w:r w:rsidR="003D4DA9">
        <w:rPr>
          <w:rFonts w:ascii="Times New Roman" w:hAnsi="Times New Roman"/>
          <w:b w:val="0"/>
          <w:color w:val="auto"/>
        </w:rPr>
        <w:t xml:space="preserve"> </w:t>
      </w:r>
      <w:r w:rsidR="00CE121E" w:rsidRPr="00CE121E">
        <w:rPr>
          <w:rFonts w:ascii="Times New Roman" w:hAnsi="Times New Roman"/>
          <w:b w:val="0"/>
          <w:color w:val="auto"/>
        </w:rPr>
        <w:t xml:space="preserve">A super-resolution model's performance can be enhanced by increasing its spatial </w:t>
      </w:r>
      <w:proofErr w:type="gramStart"/>
      <w:r w:rsidR="00CE121E" w:rsidRPr="00CE121E">
        <w:rPr>
          <w:rFonts w:ascii="Times New Roman" w:hAnsi="Times New Roman"/>
          <w:b w:val="0"/>
          <w:color w:val="auto"/>
        </w:rPr>
        <w:t>depth, but</w:t>
      </w:r>
      <w:proofErr w:type="gramEnd"/>
      <w:r w:rsidR="00CE121E" w:rsidRPr="00CE121E">
        <w:rPr>
          <w:rFonts w:ascii="Times New Roman" w:hAnsi="Times New Roman"/>
          <w:b w:val="0"/>
          <w:color w:val="auto"/>
        </w:rPr>
        <w:t xml:space="preserve"> doing so will suffer </w:t>
      </w:r>
      <w:r w:rsidR="00D561E1">
        <w:rPr>
          <w:rFonts w:ascii="Times New Roman" w:hAnsi="Times New Roman"/>
          <w:b w:val="0"/>
          <w:color w:val="auto"/>
        </w:rPr>
        <w:t xml:space="preserve">a </w:t>
      </w:r>
      <w:r w:rsidR="00CE121E" w:rsidRPr="00CE121E">
        <w:rPr>
          <w:rFonts w:ascii="Times New Roman" w:hAnsi="Times New Roman"/>
          <w:b w:val="0"/>
          <w:color w:val="auto"/>
        </w:rPr>
        <w:t xml:space="preserve">significant computational expense and </w:t>
      </w:r>
      <w:r w:rsidR="00CE121E" w:rsidRPr="00F00984">
        <w:rPr>
          <w:rFonts w:ascii="Times New Roman" w:hAnsi="Times New Roman"/>
          <w:b w:val="0"/>
          <w:color w:val="auto"/>
        </w:rPr>
        <w:t>memory usage.</w:t>
      </w:r>
      <w:r w:rsidR="00627DB8" w:rsidRPr="00F00984">
        <w:rPr>
          <w:rFonts w:ascii="Times New Roman" w:hAnsi="Times New Roman"/>
          <w:b w:val="0"/>
          <w:color w:val="auto"/>
        </w:rPr>
        <w:t xml:space="preserve"> </w:t>
      </w:r>
      <w:r w:rsidR="003E7F3E" w:rsidRPr="00F00984">
        <w:rPr>
          <w:rFonts w:ascii="Times New Roman" w:hAnsi="Times New Roman"/>
          <w:b w:val="0"/>
          <w:color w:val="auto"/>
        </w:rPr>
        <w:t>T</w:t>
      </w:r>
      <w:r w:rsidR="00627DB8" w:rsidRPr="00F00984">
        <w:rPr>
          <w:rFonts w:ascii="Times New Roman" w:hAnsi="Times New Roman"/>
          <w:b w:val="0"/>
          <w:color w:val="auto"/>
        </w:rPr>
        <w:t xml:space="preserve">o </w:t>
      </w:r>
      <w:r w:rsidR="00FE6AA6">
        <w:rPr>
          <w:rFonts w:ascii="Times New Roman" w:hAnsi="Times New Roman"/>
          <w:b w:val="0"/>
          <w:color w:val="auto"/>
        </w:rPr>
        <w:t xml:space="preserve">lessen the </w:t>
      </w:r>
      <w:r w:rsidR="0078091A" w:rsidRPr="00F00984">
        <w:rPr>
          <w:rFonts w:ascii="Times New Roman" w:hAnsi="Times New Roman"/>
          <w:b w:val="0"/>
          <w:color w:val="auto"/>
        </w:rPr>
        <w:t>computational</w:t>
      </w:r>
      <w:r w:rsidR="00FE6AA6">
        <w:rPr>
          <w:rFonts w:ascii="Times New Roman" w:hAnsi="Times New Roman"/>
          <w:b w:val="0"/>
          <w:color w:val="auto"/>
        </w:rPr>
        <w:t xml:space="preserve"> </w:t>
      </w:r>
      <w:r w:rsidR="001F0624">
        <w:rPr>
          <w:rFonts w:ascii="Times New Roman" w:hAnsi="Times New Roman"/>
          <w:b w:val="0"/>
          <w:color w:val="auto"/>
        </w:rPr>
        <w:t xml:space="preserve">complexity </w:t>
      </w:r>
      <w:r w:rsidR="0078091A" w:rsidRPr="00F00984">
        <w:rPr>
          <w:rFonts w:ascii="Times New Roman" w:hAnsi="Times New Roman"/>
          <w:b w:val="0"/>
          <w:color w:val="auto"/>
        </w:rPr>
        <w:t>and i</w:t>
      </w:r>
      <w:r w:rsidR="001F0624">
        <w:rPr>
          <w:rFonts w:ascii="Times New Roman" w:hAnsi="Times New Roman"/>
          <w:b w:val="0"/>
          <w:color w:val="auto"/>
        </w:rPr>
        <w:t xml:space="preserve">ncrease the </w:t>
      </w:r>
      <w:r w:rsidR="0078091A" w:rsidRPr="00F00984">
        <w:rPr>
          <w:rFonts w:ascii="Times New Roman" w:hAnsi="Times New Roman"/>
          <w:b w:val="0"/>
          <w:color w:val="auto"/>
        </w:rPr>
        <w:t xml:space="preserve">processing speed </w:t>
      </w:r>
      <w:r w:rsidR="00627DB8" w:rsidRPr="00F00984">
        <w:rPr>
          <w:rFonts w:ascii="Times New Roman" w:hAnsi="Times New Roman"/>
          <w:b w:val="0"/>
          <w:color w:val="auto"/>
        </w:rPr>
        <w:t xml:space="preserve">of </w:t>
      </w:r>
      <w:r w:rsidR="0095111C" w:rsidRPr="00F00984">
        <w:rPr>
          <w:rFonts w:ascii="Times New Roman" w:hAnsi="Times New Roman"/>
          <w:b w:val="0"/>
          <w:color w:val="auto"/>
        </w:rPr>
        <w:t>image SR models</w:t>
      </w:r>
      <w:r w:rsidR="003E7F3E" w:rsidRPr="00F00984">
        <w:rPr>
          <w:rFonts w:ascii="Times New Roman" w:hAnsi="Times New Roman"/>
          <w:b w:val="0"/>
          <w:color w:val="auto"/>
        </w:rPr>
        <w:t xml:space="preserve"> </w:t>
      </w:r>
      <w:r w:rsidR="00627DB8" w:rsidRPr="00F00984">
        <w:rPr>
          <w:rFonts w:ascii="Times New Roman" w:hAnsi="Times New Roman"/>
          <w:b w:val="0"/>
          <w:color w:val="auto"/>
        </w:rPr>
        <w:t xml:space="preserve">inspired by the </w:t>
      </w:r>
      <w:proofErr w:type="spellStart"/>
      <w:r w:rsidR="00627DB8" w:rsidRPr="00F00984">
        <w:rPr>
          <w:rFonts w:ascii="Times New Roman" w:hAnsi="Times New Roman"/>
          <w:b w:val="0"/>
          <w:color w:val="auto"/>
        </w:rPr>
        <w:t>SENet</w:t>
      </w:r>
      <w:proofErr w:type="spellEnd"/>
      <w:r w:rsidR="00627DB8" w:rsidRPr="00F00984">
        <w:rPr>
          <w:rFonts w:ascii="Times New Roman" w:hAnsi="Times New Roman"/>
          <w:b w:val="0"/>
          <w:color w:val="auto"/>
        </w:rPr>
        <w:t xml:space="preserve"> </w:t>
      </w:r>
      <w:r w:rsidR="00775D03" w:rsidRPr="00F00984">
        <w:rPr>
          <w:rFonts w:ascii="Times New Roman" w:hAnsi="Times New Roman"/>
          <w:b w:val="0"/>
          <w:color w:val="auto"/>
        </w:rPr>
        <w:fldChar w:fldCharType="begin"/>
      </w:r>
      <w:r w:rsidR="006549DF" w:rsidRPr="00F00984">
        <w:rPr>
          <w:rFonts w:ascii="Times New Roman" w:hAnsi="Times New Roman"/>
          <w:b w:val="0"/>
          <w:color w:val="auto"/>
        </w:rPr>
        <w:instrText xml:space="preserve"> ADDIN EN.CITE &lt;EndNote&gt;&lt;Cite&gt;&lt;Author&gt;Hu&lt;/Author&gt;&lt;Year&gt;2018&lt;/Year&gt;&lt;RecNum&gt;1682&lt;/RecNum&gt;&lt;DisplayText&gt;[13]&lt;/DisplayText&gt;&lt;record&gt;&lt;rec-number&gt;1682&lt;/rec-number&gt;&lt;foreign-keys&gt;&lt;key app="EN" db-id="sw00xtss4spprzeae0cvrtw1sxaw9vwe9tdx"&gt;1682&lt;/key&gt;&lt;/foreign-keys&gt;&lt;ref-type name="Conference Proceedings"&gt;10&lt;/ref-type&gt;&lt;contributors&gt;&lt;authors&gt;&lt;author&gt;Hu, Jie&lt;/author&gt;&lt;author&gt;Shen, Li&lt;/author&gt;&lt;author&gt;Sun, Gang&lt;/author&gt;&lt;/authors&gt;&lt;/contributors&gt;&lt;titles&gt;&lt;title&gt;Squeeze-and-excitation networks&lt;/title&gt;&lt;secondary-title&gt;Proceedings of the IEEE conference on computer vision and pattern recognition&lt;/secondary-title&gt;&lt;/titles&gt;&lt;pages&gt;7132-7141&lt;/pages&gt;&lt;dates&gt;&lt;year&gt;2018&lt;/year&gt;&lt;/dates&gt;&lt;urls&gt;&lt;/urls&gt;&lt;/record&gt;&lt;/Cite&gt;&lt;/EndNote&gt;</w:instrText>
      </w:r>
      <w:r w:rsidR="00775D03" w:rsidRPr="00F00984">
        <w:rPr>
          <w:rFonts w:ascii="Times New Roman" w:hAnsi="Times New Roman"/>
          <w:b w:val="0"/>
          <w:color w:val="auto"/>
        </w:rPr>
        <w:fldChar w:fldCharType="separate"/>
      </w:r>
      <w:r w:rsidR="006549DF" w:rsidRPr="00F00984">
        <w:rPr>
          <w:rFonts w:ascii="Times New Roman" w:hAnsi="Times New Roman"/>
          <w:b w:val="0"/>
          <w:noProof/>
          <w:color w:val="auto"/>
        </w:rPr>
        <w:t>[13]</w:t>
      </w:r>
      <w:r w:rsidR="00775D03" w:rsidRPr="00F00984">
        <w:rPr>
          <w:rFonts w:ascii="Times New Roman" w:hAnsi="Times New Roman"/>
          <w:b w:val="0"/>
          <w:color w:val="auto"/>
        </w:rPr>
        <w:fldChar w:fldCharType="end"/>
      </w:r>
      <w:r w:rsidR="00775D03" w:rsidRPr="00F00984">
        <w:rPr>
          <w:rFonts w:ascii="Times New Roman" w:hAnsi="Times New Roman"/>
          <w:b w:val="0"/>
          <w:color w:val="auto"/>
        </w:rPr>
        <w:t xml:space="preserve"> </w:t>
      </w:r>
      <w:r w:rsidR="00F00984" w:rsidRPr="00F00984">
        <w:rPr>
          <w:rFonts w:ascii="Times New Roman" w:hAnsi="Times New Roman"/>
          <w:b w:val="0"/>
          <w:color w:val="auto"/>
        </w:rPr>
        <w:t xml:space="preserve">and </w:t>
      </w:r>
      <w:r w:rsidR="00775D03" w:rsidRPr="00F00984">
        <w:rPr>
          <w:rFonts w:ascii="Times New Roman" w:hAnsi="Times New Roman"/>
          <w:b w:val="0"/>
          <w:color w:val="auto"/>
        </w:rPr>
        <w:t>SESR</w:t>
      </w:r>
      <w:r w:rsidR="006F67CA" w:rsidRPr="00F00984">
        <w:rPr>
          <w:rFonts w:ascii="Times New Roman" w:hAnsi="Times New Roman"/>
          <w:b w:val="0"/>
          <w:color w:val="auto"/>
        </w:rPr>
        <w:t xml:space="preserve"> </w:t>
      </w:r>
      <w:r w:rsidR="006F67CA" w:rsidRPr="00F00984">
        <w:rPr>
          <w:rFonts w:ascii="Times New Roman" w:hAnsi="Times New Roman"/>
          <w:b w:val="0"/>
          <w:color w:val="auto"/>
        </w:rPr>
        <w:fldChar w:fldCharType="begin"/>
      </w:r>
      <w:r w:rsidR="006549DF" w:rsidRPr="00F00984">
        <w:rPr>
          <w:rFonts w:ascii="Times New Roman" w:hAnsi="Times New Roman"/>
          <w:b w:val="0"/>
          <w:color w:val="auto"/>
        </w:rPr>
        <w:instrText xml:space="preserve"> ADDIN EN.CITE &lt;EndNote&gt;&lt;Cite&gt;&lt;Author&gt;Cheng&lt;/Author&gt;&lt;Year&gt;2018&lt;/Year&gt;&lt;RecNum&gt;1683&lt;/RecNum&gt;&lt;DisplayText&gt;[14]&lt;/DisplayText&gt;&lt;record&gt;&lt;rec-number&gt;1683&lt;/rec-number&gt;&lt;foreign-keys&gt;&lt;key app="EN" db-id="sw00xtss4spprzeae0cvrtw1sxaw9vwe9tdx"&gt;1683&lt;/key&gt;&lt;/foreign-keys&gt;&lt;ref-type name="Conference Proceedings"&gt;10&lt;/ref-type&gt;&lt;contributors&gt;&lt;authors&gt;&lt;author&gt;Cheng, Xi&lt;/author&gt;&lt;author&gt;Li, Xiang&lt;/author&gt;&lt;author&gt;Yang, Jian&lt;/author&gt;&lt;author&gt;Tai, Ying&lt;/author&gt;&lt;/authors&gt;&lt;/contributors&gt;&lt;titles&gt;&lt;title&gt;SESR: Single image super resolution with recursive squeeze and excitation networks&lt;/title&gt;&lt;secondary-title&gt;2018 24th International conference on pattern recognition (ICPR)&lt;/secondary-title&gt;&lt;/titles&gt;&lt;pages&gt;147-152&lt;/pages&gt;&lt;dates&gt;&lt;year&gt;2018&lt;/year&gt;&lt;/dates&gt;&lt;publisher&gt;IEEE&lt;/publisher&gt;&lt;isbn&gt;153863788X&lt;/isbn&gt;&lt;urls&gt;&lt;/urls&gt;&lt;/record&gt;&lt;/Cite&gt;&lt;/EndNote&gt;</w:instrText>
      </w:r>
      <w:r w:rsidR="006F67CA" w:rsidRPr="00F00984">
        <w:rPr>
          <w:rFonts w:ascii="Times New Roman" w:hAnsi="Times New Roman"/>
          <w:b w:val="0"/>
          <w:color w:val="auto"/>
        </w:rPr>
        <w:fldChar w:fldCharType="separate"/>
      </w:r>
      <w:r w:rsidR="006549DF" w:rsidRPr="00F00984">
        <w:rPr>
          <w:rFonts w:ascii="Times New Roman" w:hAnsi="Times New Roman"/>
          <w:b w:val="0"/>
          <w:noProof/>
          <w:color w:val="auto"/>
        </w:rPr>
        <w:t>[14]</w:t>
      </w:r>
      <w:r w:rsidR="006F67CA" w:rsidRPr="00F00984">
        <w:rPr>
          <w:rFonts w:ascii="Times New Roman" w:hAnsi="Times New Roman"/>
          <w:b w:val="0"/>
          <w:color w:val="auto"/>
        </w:rPr>
        <w:fldChar w:fldCharType="end"/>
      </w:r>
      <w:r w:rsidR="00F7164D" w:rsidRPr="00F00984">
        <w:rPr>
          <w:rFonts w:ascii="Times New Roman" w:hAnsi="Times New Roman"/>
          <w:b w:val="0"/>
          <w:color w:val="auto"/>
        </w:rPr>
        <w:t xml:space="preserve">, </w:t>
      </w:r>
      <w:r w:rsidR="00627DB8" w:rsidRPr="00F00984">
        <w:rPr>
          <w:rFonts w:ascii="Times New Roman" w:hAnsi="Times New Roman"/>
          <w:b w:val="0"/>
          <w:color w:val="auto"/>
        </w:rPr>
        <w:t xml:space="preserve">we proposed a </w:t>
      </w:r>
      <w:r w:rsidR="003E7F3E" w:rsidRPr="00F00984">
        <w:rPr>
          <w:rFonts w:ascii="Times New Roman" w:hAnsi="Times New Roman"/>
          <w:b w:val="0"/>
          <w:color w:val="auto"/>
        </w:rPr>
        <w:t>S</w:t>
      </w:r>
      <w:r w:rsidR="008575E8" w:rsidRPr="00F00984">
        <w:rPr>
          <w:rFonts w:ascii="Times New Roman" w:hAnsi="Times New Roman"/>
          <w:b w:val="0"/>
          <w:color w:val="auto"/>
        </w:rPr>
        <w:t>queeze-and-</w:t>
      </w:r>
      <w:proofErr w:type="spellStart"/>
      <w:r w:rsidR="003E7F3E" w:rsidRPr="00F00984">
        <w:rPr>
          <w:rFonts w:ascii="Times New Roman" w:hAnsi="Times New Roman"/>
          <w:b w:val="0"/>
          <w:color w:val="auto"/>
        </w:rPr>
        <w:t>E</w:t>
      </w:r>
      <w:r w:rsidR="008575E8" w:rsidRPr="00F00984">
        <w:rPr>
          <w:rFonts w:ascii="Times New Roman" w:hAnsi="Times New Roman"/>
          <w:b w:val="0"/>
          <w:color w:val="auto"/>
        </w:rPr>
        <w:t>xcitation</w:t>
      </w:r>
      <w:r w:rsidR="003E7F3E" w:rsidRPr="00F00984">
        <w:rPr>
          <w:rFonts w:ascii="Times New Roman" w:hAnsi="Times New Roman"/>
          <w:b w:val="0"/>
          <w:color w:val="auto"/>
        </w:rPr>
        <w:t>N</w:t>
      </w:r>
      <w:r w:rsidR="008575E8" w:rsidRPr="00F00984">
        <w:rPr>
          <w:rFonts w:ascii="Times New Roman" w:hAnsi="Times New Roman"/>
          <w:b w:val="0"/>
          <w:color w:val="auto"/>
        </w:rPr>
        <w:t>ext</w:t>
      </w:r>
      <w:proofErr w:type="spellEnd"/>
      <w:r w:rsidR="008575E8" w:rsidRPr="00F00984">
        <w:rPr>
          <w:rFonts w:ascii="Times New Roman" w:hAnsi="Times New Roman"/>
          <w:b w:val="0"/>
          <w:color w:val="auto"/>
        </w:rPr>
        <w:t xml:space="preserve"> for </w:t>
      </w:r>
      <w:r w:rsidR="003E7F3E" w:rsidRPr="00F00984">
        <w:rPr>
          <w:rFonts w:ascii="Times New Roman" w:hAnsi="Times New Roman"/>
          <w:b w:val="0"/>
          <w:color w:val="auto"/>
        </w:rPr>
        <w:t xml:space="preserve">a </w:t>
      </w:r>
      <w:r w:rsidR="008575E8" w:rsidRPr="00F00984">
        <w:rPr>
          <w:rFonts w:ascii="Times New Roman" w:hAnsi="Times New Roman"/>
          <w:b w:val="0"/>
          <w:color w:val="auto"/>
        </w:rPr>
        <w:t xml:space="preserve">single image super-resolution </w:t>
      </w:r>
      <w:r w:rsidR="00627DB8" w:rsidRPr="00F00984">
        <w:rPr>
          <w:rFonts w:ascii="Times New Roman" w:hAnsi="Times New Roman"/>
          <w:b w:val="0"/>
          <w:color w:val="auto"/>
        </w:rPr>
        <w:t>named</w:t>
      </w:r>
      <w:r w:rsidR="002A025B" w:rsidRPr="00F00984">
        <w:rPr>
          <w:rFonts w:ascii="Times New Roman" w:hAnsi="Times New Roman"/>
          <w:b w:val="0"/>
          <w:color w:val="auto"/>
        </w:rPr>
        <w:t xml:space="preserve"> </w:t>
      </w:r>
      <w:r w:rsidR="008575E8" w:rsidRPr="00F00984">
        <w:rPr>
          <w:rFonts w:ascii="Times New Roman" w:hAnsi="Times New Roman"/>
          <w:b w:val="0"/>
          <w:color w:val="auto"/>
        </w:rPr>
        <w:t>SENext</w:t>
      </w:r>
      <w:r w:rsidR="002A025B" w:rsidRPr="009752DF">
        <w:rPr>
          <w:rFonts w:ascii="Times New Roman" w:hAnsi="Times New Roman"/>
          <w:b w:val="0"/>
        </w:rPr>
        <w:t>.</w:t>
      </w:r>
      <w:r w:rsidR="00D43123" w:rsidRPr="009752DF">
        <w:rPr>
          <w:rFonts w:ascii="Times New Roman" w:hAnsi="Times New Roman"/>
          <w:b w:val="0"/>
        </w:rPr>
        <w:t xml:space="preserve"> In our</w:t>
      </w:r>
      <w:r w:rsidR="00A26721" w:rsidRPr="009752DF">
        <w:rPr>
          <w:rFonts w:ascii="Times New Roman" w:hAnsi="Times New Roman"/>
          <w:b w:val="0"/>
        </w:rPr>
        <w:t xml:space="preserve"> </w:t>
      </w:r>
      <w:r w:rsidR="003E7F3E" w:rsidRPr="009752DF">
        <w:rPr>
          <w:rFonts w:ascii="Times New Roman" w:hAnsi="Times New Roman"/>
          <w:b w:val="0"/>
        </w:rPr>
        <w:t xml:space="preserve">SENext </w:t>
      </w:r>
      <w:r w:rsidR="00A26721" w:rsidRPr="009752DF">
        <w:rPr>
          <w:rFonts w:ascii="Times New Roman" w:hAnsi="Times New Roman"/>
          <w:b w:val="0"/>
        </w:rPr>
        <w:t xml:space="preserve">method, </w:t>
      </w:r>
      <w:r w:rsidR="00EC6027" w:rsidRPr="009752DF">
        <w:rPr>
          <w:rFonts w:ascii="Times New Roman" w:hAnsi="Times New Roman"/>
          <w:b w:val="0"/>
        </w:rPr>
        <w:t xml:space="preserve">squeeze-and-excitation </w:t>
      </w:r>
      <w:r w:rsidR="00EC6027" w:rsidRPr="009752DF">
        <w:rPr>
          <w:rFonts w:ascii="Times New Roman" w:hAnsi="Times New Roman"/>
          <w:b w:val="0"/>
          <w:color w:val="auto"/>
        </w:rPr>
        <w:t xml:space="preserve">block </w:t>
      </w:r>
      <w:r w:rsidR="003A1C5A" w:rsidRPr="009752DF">
        <w:rPr>
          <w:rFonts w:ascii="Times New Roman" w:hAnsi="Times New Roman"/>
          <w:b w:val="0"/>
          <w:color w:val="auto"/>
        </w:rPr>
        <w:t xml:space="preserve">(SEB) </w:t>
      </w:r>
      <w:r w:rsidR="00D43123" w:rsidRPr="009752DF">
        <w:rPr>
          <w:rFonts w:ascii="Times New Roman" w:hAnsi="Times New Roman"/>
          <w:b w:val="0"/>
          <w:color w:val="auto"/>
        </w:rPr>
        <w:t>is used</w:t>
      </w:r>
      <w:r w:rsidR="00A26721" w:rsidRPr="009752DF">
        <w:rPr>
          <w:rFonts w:ascii="Times New Roman" w:hAnsi="Times New Roman"/>
          <w:b w:val="0"/>
          <w:color w:val="auto"/>
        </w:rPr>
        <w:t xml:space="preserve"> </w:t>
      </w:r>
      <w:r w:rsidR="00D43123" w:rsidRPr="009752DF">
        <w:rPr>
          <w:rFonts w:ascii="Times New Roman" w:hAnsi="Times New Roman"/>
          <w:b w:val="0"/>
          <w:color w:val="auto"/>
        </w:rPr>
        <w:t xml:space="preserve">to </w:t>
      </w:r>
      <w:r w:rsidR="00635BF9" w:rsidRPr="009752DF">
        <w:rPr>
          <w:rFonts w:ascii="Times New Roman" w:hAnsi="Times New Roman"/>
          <w:b w:val="0"/>
          <w:color w:val="auto"/>
        </w:rPr>
        <w:t>develop</w:t>
      </w:r>
      <w:r w:rsidR="00D43123" w:rsidRPr="009752DF">
        <w:rPr>
          <w:rFonts w:ascii="Times New Roman" w:hAnsi="Times New Roman"/>
          <w:b w:val="0"/>
          <w:color w:val="auto"/>
        </w:rPr>
        <w:t xml:space="preserve"> the interdependencies</w:t>
      </w:r>
      <w:r w:rsidR="001D6B70" w:rsidRPr="009752DF">
        <w:rPr>
          <w:rFonts w:ascii="Times New Roman" w:hAnsi="Times New Roman"/>
          <w:b w:val="0"/>
          <w:color w:val="auto"/>
        </w:rPr>
        <w:t xml:space="preserve"> between respective c</w:t>
      </w:r>
      <w:r w:rsidR="00D43123" w:rsidRPr="009752DF">
        <w:rPr>
          <w:rFonts w:ascii="Times New Roman" w:hAnsi="Times New Roman"/>
          <w:b w:val="0"/>
          <w:color w:val="auto"/>
        </w:rPr>
        <w:t xml:space="preserve">hannels and </w:t>
      </w:r>
      <w:r w:rsidR="00D561E1">
        <w:rPr>
          <w:rFonts w:ascii="Times New Roman" w:hAnsi="Times New Roman"/>
          <w:b w:val="0"/>
          <w:color w:val="auto"/>
        </w:rPr>
        <w:t>reweight</w:t>
      </w:r>
      <w:r w:rsidR="001D6B70" w:rsidRPr="009752DF">
        <w:rPr>
          <w:rFonts w:ascii="Times New Roman" w:hAnsi="Times New Roman"/>
          <w:b w:val="0"/>
          <w:color w:val="auto"/>
        </w:rPr>
        <w:t xml:space="preserve"> </w:t>
      </w:r>
      <w:r w:rsidR="00D43123" w:rsidRPr="009752DF">
        <w:rPr>
          <w:rFonts w:ascii="Times New Roman" w:hAnsi="Times New Roman"/>
          <w:b w:val="0"/>
          <w:color w:val="auto"/>
        </w:rPr>
        <w:t xml:space="preserve">the </w:t>
      </w:r>
      <w:r w:rsidR="001D6B70" w:rsidRPr="009752DF">
        <w:rPr>
          <w:rFonts w:ascii="Times New Roman" w:hAnsi="Times New Roman"/>
          <w:b w:val="0"/>
          <w:color w:val="auto"/>
        </w:rPr>
        <w:t xml:space="preserve">new </w:t>
      </w:r>
      <w:r w:rsidR="00D43123" w:rsidRPr="009752DF">
        <w:rPr>
          <w:rFonts w:ascii="Times New Roman" w:hAnsi="Times New Roman"/>
          <w:b w:val="0"/>
          <w:color w:val="auto"/>
        </w:rPr>
        <w:t xml:space="preserve">features. </w:t>
      </w:r>
      <w:r w:rsidR="001E46DA" w:rsidRPr="001E46DA">
        <w:rPr>
          <w:rFonts w:ascii="Times New Roman" w:hAnsi="Times New Roman"/>
          <w:b w:val="0"/>
          <w:color w:val="auto"/>
        </w:rPr>
        <w:t>Additionally, as shown in</w:t>
      </w:r>
      <w:r w:rsidR="00B94C1E">
        <w:rPr>
          <w:rFonts w:ascii="Times New Roman" w:hAnsi="Times New Roman"/>
          <w:b w:val="0"/>
          <w:color w:val="auto"/>
        </w:rPr>
        <w:t xml:space="preserve"> </w:t>
      </w:r>
      <w:r w:rsidR="00B94C1E" w:rsidRPr="00B94C1E">
        <w:rPr>
          <w:rFonts w:ascii="Times New Roman" w:hAnsi="Times New Roman"/>
          <w:b w:val="0"/>
          <w:color w:val="auto"/>
        </w:rPr>
        <w:t>Fig.</w:t>
      </w:r>
      <w:r w:rsidR="00B94C1E">
        <w:rPr>
          <w:rFonts w:ascii="Times New Roman" w:hAnsi="Times New Roman"/>
          <w:b w:val="0"/>
          <w:color w:val="auto"/>
        </w:rPr>
        <w:t xml:space="preserve"> </w:t>
      </w:r>
      <w:r w:rsidR="00B94C1E" w:rsidRPr="00B94C1E">
        <w:rPr>
          <w:rFonts w:ascii="Times New Roman" w:hAnsi="Times New Roman"/>
          <w:b w:val="0"/>
          <w:color w:val="auto"/>
        </w:rPr>
        <w:t>1</w:t>
      </w:r>
      <w:r w:rsidR="001E46DA" w:rsidRPr="001E46DA">
        <w:rPr>
          <w:rFonts w:ascii="Times New Roman" w:hAnsi="Times New Roman"/>
          <w:b w:val="0"/>
          <w:color w:val="auto"/>
        </w:rPr>
        <w:t xml:space="preserve">, </w:t>
      </w:r>
      <w:r w:rsidR="00D561E1">
        <w:rPr>
          <w:rFonts w:ascii="Times New Roman" w:hAnsi="Times New Roman"/>
          <w:b w:val="0"/>
          <w:color w:val="auto"/>
        </w:rPr>
        <w:t xml:space="preserve">a </w:t>
      </w:r>
      <w:r w:rsidR="004E35E7">
        <w:rPr>
          <w:rFonts w:ascii="Times New Roman" w:hAnsi="Times New Roman"/>
          <w:b w:val="0"/>
          <w:color w:val="auto"/>
        </w:rPr>
        <w:t>bicubic pre-processing</w:t>
      </w:r>
      <w:r w:rsidR="00E40119">
        <w:rPr>
          <w:rFonts w:ascii="Times New Roman" w:hAnsi="Times New Roman"/>
          <w:b w:val="0"/>
          <w:color w:val="auto"/>
        </w:rPr>
        <w:t xml:space="preserve"> </w:t>
      </w:r>
      <w:r w:rsidR="00EA7CA3">
        <w:rPr>
          <w:rFonts w:ascii="Times New Roman" w:hAnsi="Times New Roman"/>
          <w:b w:val="0"/>
          <w:color w:val="auto"/>
        </w:rPr>
        <w:t xml:space="preserve">operation </w:t>
      </w:r>
      <w:r w:rsidR="001E46DA" w:rsidRPr="001E46DA">
        <w:rPr>
          <w:rFonts w:ascii="Times New Roman" w:hAnsi="Times New Roman"/>
          <w:b w:val="0"/>
          <w:color w:val="auto"/>
        </w:rPr>
        <w:t xml:space="preserve">is employed as an upscaling factor to rebuild the HR image using state-of-the-art methods </w:t>
      </w:r>
      <w:r w:rsidR="004E35E7">
        <w:rPr>
          <w:rFonts w:ascii="Times New Roman" w:hAnsi="Times New Roman"/>
          <w:b w:val="0"/>
          <w:color w:val="auto"/>
        </w:rPr>
        <w:t xml:space="preserve">such </w:t>
      </w:r>
      <w:r w:rsidR="001E46DA" w:rsidRPr="001E46DA">
        <w:rPr>
          <w:rFonts w:ascii="Times New Roman" w:hAnsi="Times New Roman"/>
          <w:b w:val="0"/>
          <w:color w:val="auto"/>
        </w:rPr>
        <w:t xml:space="preserve">as </w:t>
      </w:r>
      <w:r w:rsidR="003E7F3E" w:rsidRPr="001E46DA">
        <w:rPr>
          <w:rFonts w:ascii="Times New Roman" w:hAnsi="Times New Roman"/>
          <w:b w:val="0"/>
          <w:color w:val="auto"/>
        </w:rPr>
        <w:t xml:space="preserve">SRCNN </w:t>
      </w:r>
      <w:r w:rsidR="003E7F3E" w:rsidRPr="001E46DA">
        <w:rPr>
          <w:rFonts w:ascii="Times New Roman" w:hAnsi="Times New Roman"/>
          <w:b w:val="0"/>
          <w:color w:val="auto"/>
        </w:rPr>
        <w:fldChar w:fldCharType="begin"/>
      </w:r>
      <w:r w:rsidR="00295994">
        <w:rPr>
          <w:rFonts w:ascii="Times New Roman" w:hAnsi="Times New Roman"/>
          <w:b w:val="0"/>
          <w:color w:val="auto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3E7F3E" w:rsidRPr="001E46DA">
        <w:rPr>
          <w:rFonts w:ascii="Times New Roman" w:hAnsi="Times New Roman"/>
          <w:b w:val="0"/>
          <w:color w:val="auto"/>
        </w:rPr>
        <w:fldChar w:fldCharType="separate"/>
      </w:r>
      <w:r w:rsidR="00295994">
        <w:rPr>
          <w:rFonts w:ascii="Times New Roman" w:hAnsi="Times New Roman"/>
          <w:b w:val="0"/>
          <w:noProof/>
          <w:color w:val="auto"/>
        </w:rPr>
        <w:t>[6]</w:t>
      </w:r>
      <w:r w:rsidR="003E7F3E" w:rsidRPr="001E46DA">
        <w:rPr>
          <w:rFonts w:ascii="Times New Roman" w:hAnsi="Times New Roman"/>
          <w:b w:val="0"/>
          <w:color w:val="auto"/>
        </w:rPr>
        <w:fldChar w:fldCharType="end"/>
      </w:r>
      <w:r w:rsidR="003E7F3E" w:rsidRPr="001E46DA">
        <w:rPr>
          <w:rFonts w:ascii="Times New Roman" w:hAnsi="Times New Roman"/>
          <w:b w:val="0"/>
          <w:color w:val="auto"/>
        </w:rPr>
        <w:t>, VD</w:t>
      </w:r>
      <w:r w:rsidR="00D207DF">
        <w:rPr>
          <w:rFonts w:ascii="Times New Roman" w:hAnsi="Times New Roman"/>
          <w:b w:val="0"/>
          <w:color w:val="auto"/>
        </w:rPr>
        <w:t>S</w:t>
      </w:r>
      <w:r w:rsidR="003E7F3E" w:rsidRPr="001E46DA">
        <w:rPr>
          <w:rFonts w:ascii="Times New Roman" w:hAnsi="Times New Roman"/>
          <w:b w:val="0"/>
          <w:color w:val="auto"/>
        </w:rPr>
        <w:t xml:space="preserve">R </w:t>
      </w:r>
      <w:r w:rsidR="003E7F3E" w:rsidRPr="001E46DA">
        <w:rPr>
          <w:rFonts w:ascii="Times New Roman" w:hAnsi="Times New Roman"/>
          <w:b w:val="0"/>
          <w:color w:val="auto"/>
        </w:rPr>
        <w:fldChar w:fldCharType="begin"/>
      </w:r>
      <w:r w:rsidR="006549DF">
        <w:rPr>
          <w:rFonts w:ascii="Times New Roman" w:hAnsi="Times New Roman"/>
          <w:b w:val="0"/>
          <w:color w:val="auto"/>
        </w:rPr>
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</w:r>
      <w:r w:rsidR="003E7F3E" w:rsidRPr="001E46DA">
        <w:rPr>
          <w:rFonts w:ascii="Times New Roman" w:hAnsi="Times New Roman"/>
          <w:b w:val="0"/>
          <w:color w:val="auto"/>
        </w:rPr>
        <w:fldChar w:fldCharType="separate"/>
      </w:r>
      <w:r w:rsidR="006549DF">
        <w:rPr>
          <w:rFonts w:ascii="Times New Roman" w:hAnsi="Times New Roman"/>
          <w:b w:val="0"/>
          <w:noProof/>
          <w:color w:val="auto"/>
        </w:rPr>
        <w:t>[9]</w:t>
      </w:r>
      <w:r w:rsidR="003E7F3E" w:rsidRPr="001E46DA">
        <w:rPr>
          <w:rFonts w:ascii="Times New Roman" w:hAnsi="Times New Roman"/>
          <w:b w:val="0"/>
          <w:color w:val="auto"/>
        </w:rPr>
        <w:fldChar w:fldCharType="end"/>
      </w:r>
      <w:r w:rsidR="003E7F3E" w:rsidRPr="001E46DA">
        <w:rPr>
          <w:rFonts w:ascii="Times New Roman" w:hAnsi="Times New Roman"/>
          <w:b w:val="0"/>
          <w:color w:val="auto"/>
        </w:rPr>
        <w:t xml:space="preserve">, </w:t>
      </w:r>
      <w:r w:rsidR="00EA7CA3">
        <w:rPr>
          <w:rFonts w:ascii="Times New Roman" w:hAnsi="Times New Roman"/>
          <w:b w:val="0"/>
          <w:color w:val="auto"/>
        </w:rPr>
        <w:t xml:space="preserve">and </w:t>
      </w:r>
      <w:r w:rsidR="003E7F3E" w:rsidRPr="001E46DA">
        <w:rPr>
          <w:rFonts w:ascii="Times New Roman" w:hAnsi="Times New Roman"/>
          <w:b w:val="0"/>
          <w:color w:val="auto"/>
        </w:rPr>
        <w:t xml:space="preserve">DRCN </w:t>
      </w:r>
      <w:r w:rsidR="003E7F3E" w:rsidRPr="001E46DA">
        <w:rPr>
          <w:rFonts w:ascii="Times New Roman" w:hAnsi="Times New Roman"/>
          <w:b w:val="0"/>
          <w:color w:val="auto"/>
        </w:rPr>
        <w:fldChar w:fldCharType="begin"/>
      </w:r>
      <w:r w:rsidR="006549DF">
        <w:rPr>
          <w:rFonts w:ascii="Times New Roman" w:hAnsi="Times New Roman"/>
          <w:b w:val="0"/>
          <w:color w:val="auto"/>
        </w:rPr>
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</w:r>
      <w:r w:rsidR="003E7F3E" w:rsidRPr="001E46DA">
        <w:rPr>
          <w:rFonts w:ascii="Times New Roman" w:hAnsi="Times New Roman"/>
          <w:b w:val="0"/>
          <w:color w:val="auto"/>
        </w:rPr>
        <w:fldChar w:fldCharType="separate"/>
      </w:r>
      <w:r w:rsidR="006549DF">
        <w:rPr>
          <w:rFonts w:ascii="Times New Roman" w:hAnsi="Times New Roman"/>
          <w:b w:val="0"/>
          <w:noProof/>
          <w:color w:val="auto"/>
        </w:rPr>
        <w:t>[11]</w:t>
      </w:r>
      <w:r w:rsidR="003E7F3E" w:rsidRPr="001E46DA">
        <w:rPr>
          <w:rFonts w:ascii="Times New Roman" w:hAnsi="Times New Roman"/>
          <w:b w:val="0"/>
          <w:color w:val="auto"/>
        </w:rPr>
        <w:fldChar w:fldCharType="end"/>
      </w:r>
      <w:r w:rsidR="00EA7CA3">
        <w:rPr>
          <w:rFonts w:ascii="Times New Roman" w:hAnsi="Times New Roman"/>
          <w:b w:val="0"/>
          <w:color w:val="auto"/>
        </w:rPr>
        <w:t>.</w:t>
      </w:r>
      <w:r w:rsidR="001E46DA" w:rsidRPr="001E46DA">
        <w:rPr>
          <w:rFonts w:ascii="Times New Roman" w:hAnsi="Times New Roman"/>
          <w:b w:val="0"/>
          <w:color w:val="auto"/>
        </w:rPr>
        <w:t xml:space="preserve"> </w:t>
      </w:r>
      <w:r w:rsidR="00F863EB" w:rsidRPr="009752DF">
        <w:rPr>
          <w:rFonts w:ascii="Times New Roman" w:hAnsi="Times New Roman"/>
          <w:b w:val="0"/>
          <w:color w:val="auto"/>
        </w:rPr>
        <w:t>The main issue with these approaches having a more computational cost and reconstructing HR image</w:t>
      </w:r>
      <w:r w:rsidR="0037366C">
        <w:rPr>
          <w:rFonts w:ascii="Times New Roman" w:hAnsi="Times New Roman"/>
          <w:b w:val="0"/>
          <w:color w:val="auto"/>
        </w:rPr>
        <w:t xml:space="preserve">s </w:t>
      </w:r>
      <w:r w:rsidR="004E35E7">
        <w:rPr>
          <w:rFonts w:ascii="Times New Roman" w:hAnsi="Times New Roman"/>
          <w:b w:val="0"/>
          <w:color w:val="auto"/>
        </w:rPr>
        <w:t>is</w:t>
      </w:r>
      <w:r w:rsidR="001D5C3D">
        <w:rPr>
          <w:rFonts w:ascii="Times New Roman" w:hAnsi="Times New Roman"/>
          <w:b w:val="0"/>
          <w:color w:val="auto"/>
        </w:rPr>
        <w:t xml:space="preserve"> </w:t>
      </w:r>
      <w:r w:rsidR="004E35E7">
        <w:rPr>
          <w:rFonts w:ascii="Times New Roman" w:hAnsi="Times New Roman"/>
          <w:b w:val="0"/>
          <w:color w:val="auto"/>
        </w:rPr>
        <w:t>introducing</w:t>
      </w:r>
      <w:r w:rsidR="00F863EB" w:rsidRPr="009752DF">
        <w:rPr>
          <w:rFonts w:ascii="Times New Roman" w:hAnsi="Times New Roman"/>
          <w:b w:val="0"/>
          <w:color w:val="auto"/>
        </w:rPr>
        <w:t xml:space="preserve"> </w:t>
      </w:r>
      <w:r w:rsidR="00F863EB" w:rsidRPr="009752DF">
        <w:rPr>
          <w:rFonts w:ascii="Times New Roman" w:hAnsi="Times New Roman"/>
          <w:b w:val="0"/>
        </w:rPr>
        <w:t>blurry</w:t>
      </w:r>
      <w:r w:rsidR="0037366C">
        <w:rPr>
          <w:rFonts w:ascii="Times New Roman" w:hAnsi="Times New Roman"/>
          <w:b w:val="0"/>
        </w:rPr>
        <w:t xml:space="preserve"> </w:t>
      </w:r>
      <w:r w:rsidR="001D5C3D">
        <w:rPr>
          <w:rFonts w:ascii="Times New Roman" w:hAnsi="Times New Roman"/>
          <w:b w:val="0"/>
        </w:rPr>
        <w:t xml:space="preserve">results. </w:t>
      </w:r>
      <w:r w:rsidR="00D61E69">
        <w:rPr>
          <w:rFonts w:ascii="Times New Roman" w:hAnsi="Times New Roman"/>
          <w:b w:val="0"/>
        </w:rPr>
        <w:t>We</w:t>
      </w:r>
      <w:r w:rsidR="00F863EB" w:rsidRPr="009752DF">
        <w:rPr>
          <w:rFonts w:ascii="Times New Roman" w:hAnsi="Times New Roman"/>
          <w:b w:val="0"/>
        </w:rPr>
        <w:t xml:space="preserve"> replaced </w:t>
      </w:r>
      <w:r w:rsidR="00D207DF">
        <w:rPr>
          <w:rFonts w:ascii="Times New Roman" w:hAnsi="Times New Roman"/>
          <w:b w:val="0"/>
        </w:rPr>
        <w:t xml:space="preserve">the initial feature extraction layers with </w:t>
      </w:r>
      <w:r w:rsidR="004E35E7">
        <w:rPr>
          <w:rFonts w:ascii="Times New Roman" w:hAnsi="Times New Roman"/>
          <w:b w:val="0"/>
        </w:rPr>
        <w:t xml:space="preserve">a </w:t>
      </w:r>
      <w:r w:rsidR="00B826F8">
        <w:rPr>
          <w:rFonts w:ascii="Times New Roman" w:hAnsi="Times New Roman"/>
          <w:b w:val="0"/>
        </w:rPr>
        <w:t>feature extraction block (FEB)</w:t>
      </w:r>
      <w:r w:rsidR="00D61E69">
        <w:rPr>
          <w:rFonts w:ascii="Times New Roman" w:hAnsi="Times New Roman"/>
          <w:b w:val="0"/>
        </w:rPr>
        <w:t xml:space="preserve"> to resolve these issues. A</w:t>
      </w:r>
      <w:r w:rsidR="004E35E7">
        <w:rPr>
          <w:rFonts w:ascii="Times New Roman" w:hAnsi="Times New Roman"/>
          <w:b w:val="0"/>
        </w:rPr>
        <w:t xml:space="preserve"> single-stage</w:t>
      </w:r>
      <w:r w:rsidR="00B826F8">
        <w:rPr>
          <w:rFonts w:ascii="Times New Roman" w:hAnsi="Times New Roman"/>
          <w:b w:val="0"/>
        </w:rPr>
        <w:t xml:space="preserve"> block </w:t>
      </w:r>
      <w:r w:rsidR="004E35E7">
        <w:rPr>
          <w:rFonts w:ascii="Times New Roman" w:hAnsi="Times New Roman"/>
          <w:b w:val="0"/>
        </w:rPr>
        <w:t>was</w:t>
      </w:r>
      <w:r w:rsidR="00B826F8">
        <w:rPr>
          <w:rFonts w:ascii="Times New Roman" w:hAnsi="Times New Roman"/>
          <w:b w:val="0"/>
        </w:rPr>
        <w:t xml:space="preserve"> replaced with </w:t>
      </w:r>
      <w:r w:rsidR="004E35E7">
        <w:rPr>
          <w:rFonts w:ascii="Times New Roman" w:hAnsi="Times New Roman"/>
          <w:b w:val="0"/>
        </w:rPr>
        <w:t>a two-stage</w:t>
      </w:r>
      <w:r w:rsidR="00B826F8">
        <w:rPr>
          <w:rFonts w:ascii="Times New Roman" w:hAnsi="Times New Roman"/>
          <w:b w:val="0"/>
        </w:rPr>
        <w:t xml:space="preserve"> squeeze and excitation block (SEB) </w:t>
      </w:r>
      <w:r w:rsidR="00F863EB" w:rsidRPr="009752DF">
        <w:rPr>
          <w:rFonts w:ascii="Times New Roman" w:hAnsi="Times New Roman"/>
          <w:b w:val="0"/>
        </w:rPr>
        <w:t>to reconstruct the visually pleasing HR image</w:t>
      </w:r>
      <w:r w:rsidR="001D5C3D">
        <w:rPr>
          <w:rFonts w:ascii="Times New Roman" w:hAnsi="Times New Roman"/>
          <w:b w:val="0"/>
        </w:rPr>
        <w:t xml:space="preserve"> with </w:t>
      </w:r>
      <w:r w:rsidR="004E35E7">
        <w:rPr>
          <w:rFonts w:ascii="Times New Roman" w:hAnsi="Times New Roman"/>
          <w:b w:val="0"/>
        </w:rPr>
        <w:t xml:space="preserve">a </w:t>
      </w:r>
      <w:r w:rsidR="001D5C3D">
        <w:rPr>
          <w:rFonts w:ascii="Times New Roman" w:hAnsi="Times New Roman"/>
          <w:b w:val="0"/>
        </w:rPr>
        <w:t>low computational cost</w:t>
      </w:r>
      <w:r w:rsidR="00F863EB" w:rsidRPr="009752DF">
        <w:rPr>
          <w:rFonts w:ascii="Times New Roman" w:hAnsi="Times New Roman"/>
          <w:b w:val="0"/>
        </w:rPr>
        <w:t>.</w:t>
      </w:r>
      <w:r w:rsidR="005579E6">
        <w:rPr>
          <w:rFonts w:ascii="Times New Roman" w:hAnsi="Times New Roman"/>
          <w:b w:val="0"/>
        </w:rPr>
        <w:t xml:space="preserve"> </w:t>
      </w:r>
    </w:p>
    <w:p w14:paraId="551AE47A" w14:textId="5A847F8C" w:rsidR="00650709" w:rsidRPr="009752DF" w:rsidRDefault="001F754D" w:rsidP="00694120">
      <w:pPr>
        <w:pStyle w:val="MDPI21heading1"/>
        <w:spacing w:line="340" w:lineRule="atLeast"/>
        <w:ind w:left="505" w:firstLine="335"/>
        <w:jc w:val="center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  <w:noProof/>
        </w:rPr>
        <w:lastRenderedPageBreak/>
        <w:drawing>
          <wp:inline distT="0" distB="0" distL="0" distR="0" wp14:anchorId="285887C3" wp14:editId="29025BB2">
            <wp:extent cx="5613400" cy="455612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2951E" w14:textId="2FAE0E8E" w:rsidR="00BE0412" w:rsidRPr="009752DF" w:rsidRDefault="00602FA8" w:rsidP="00BE0412">
      <w:pPr>
        <w:ind w:firstLine="360"/>
        <w:jc w:val="center"/>
        <w:rPr>
          <w:sz w:val="18"/>
          <w:lang w:bidi="en-US"/>
        </w:rPr>
      </w:pPr>
      <w:r w:rsidRPr="00602FA8">
        <w:rPr>
          <w:b/>
          <w:bCs/>
          <w:sz w:val="18"/>
          <w:lang w:bidi="en-US"/>
        </w:rPr>
        <w:t>Fig. 1.</w:t>
      </w:r>
      <w:r w:rsidR="00BE0412" w:rsidRPr="009752DF">
        <w:rPr>
          <w:sz w:val="18"/>
          <w:lang w:bidi="en-US"/>
        </w:rPr>
        <w:t xml:space="preserve"> Pre-processing interpolation</w:t>
      </w:r>
      <w:r w:rsidR="003E7F3E" w:rsidRPr="009752DF">
        <w:rPr>
          <w:sz w:val="18"/>
          <w:lang w:bidi="en-US"/>
        </w:rPr>
        <w:t>-</w:t>
      </w:r>
      <w:r w:rsidR="00BE0412" w:rsidRPr="009752DF">
        <w:rPr>
          <w:sz w:val="18"/>
          <w:lang w:bidi="en-US"/>
        </w:rPr>
        <w:t>based image super-resolution architec</w:t>
      </w:r>
      <w:r w:rsidR="003E7F3E" w:rsidRPr="009752DF">
        <w:rPr>
          <w:sz w:val="18"/>
          <w:lang w:bidi="en-US"/>
        </w:rPr>
        <w:t>t</w:t>
      </w:r>
      <w:r w:rsidR="00BE0412" w:rsidRPr="009752DF">
        <w:rPr>
          <w:sz w:val="18"/>
          <w:lang w:bidi="en-US"/>
        </w:rPr>
        <w:t>ures of SRCNN</w:t>
      </w:r>
      <w:r w:rsidR="0060500C">
        <w:rPr>
          <w:sz w:val="18"/>
          <w:lang w:bidi="en-US"/>
        </w:rPr>
        <w:t xml:space="preserve"> </w:t>
      </w:r>
      <w:r w:rsidR="0060500C" w:rsidRPr="0060500C">
        <w:rPr>
          <w:sz w:val="18"/>
          <w:lang w:bidi="en-US"/>
        </w:rPr>
        <w:fldChar w:fldCharType="begin"/>
      </w:r>
      <w:r w:rsidR="00295994">
        <w:rPr>
          <w:sz w:val="18"/>
          <w:lang w:bidi="en-US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60500C" w:rsidRPr="0060500C">
        <w:rPr>
          <w:sz w:val="18"/>
          <w:lang w:bidi="en-US"/>
        </w:rPr>
        <w:fldChar w:fldCharType="separate"/>
      </w:r>
      <w:r w:rsidR="00295994">
        <w:rPr>
          <w:noProof/>
          <w:sz w:val="18"/>
          <w:lang w:bidi="en-US"/>
        </w:rPr>
        <w:t>[6]</w:t>
      </w:r>
      <w:r w:rsidR="0060500C" w:rsidRPr="0060500C">
        <w:rPr>
          <w:sz w:val="18"/>
          <w:lang w:bidi="en-US"/>
        </w:rPr>
        <w:fldChar w:fldCharType="end"/>
      </w:r>
      <w:r w:rsidR="00BE0412" w:rsidRPr="009752DF">
        <w:rPr>
          <w:sz w:val="18"/>
          <w:lang w:bidi="en-US"/>
        </w:rPr>
        <w:t xml:space="preserve">, </w:t>
      </w:r>
      <w:r w:rsidR="00C2627C" w:rsidRPr="009752DF">
        <w:rPr>
          <w:sz w:val="18"/>
          <w:lang w:bidi="en-US"/>
        </w:rPr>
        <w:t>VDSR</w:t>
      </w:r>
      <w:r w:rsidR="00C2627C">
        <w:rPr>
          <w:sz w:val="18"/>
          <w:lang w:bidi="en-US"/>
        </w:rPr>
        <w:t xml:space="preserve"> </w:t>
      </w:r>
      <w:r w:rsidR="00C2627C" w:rsidRPr="0060500C">
        <w:rPr>
          <w:sz w:val="18"/>
          <w:lang w:bidi="en-US"/>
        </w:rPr>
        <w:fldChar w:fldCharType="begin"/>
      </w:r>
      <w:r w:rsidR="00C2627C">
        <w:rPr>
          <w:sz w:val="18"/>
          <w:lang w:bidi="en-US"/>
        </w:rPr>
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</w:r>
      <w:r w:rsidR="00C2627C" w:rsidRPr="0060500C">
        <w:rPr>
          <w:sz w:val="18"/>
          <w:lang w:bidi="en-US"/>
        </w:rPr>
        <w:fldChar w:fldCharType="separate"/>
      </w:r>
      <w:r w:rsidR="00C2627C">
        <w:rPr>
          <w:noProof/>
          <w:sz w:val="18"/>
          <w:lang w:bidi="en-US"/>
        </w:rPr>
        <w:t>[9]</w:t>
      </w:r>
      <w:r w:rsidR="00C2627C" w:rsidRPr="0060500C">
        <w:rPr>
          <w:sz w:val="18"/>
          <w:lang w:bidi="en-US"/>
        </w:rPr>
        <w:fldChar w:fldCharType="end"/>
      </w:r>
      <w:r w:rsidR="00C2627C">
        <w:rPr>
          <w:sz w:val="18"/>
          <w:lang w:bidi="en-US"/>
        </w:rPr>
        <w:t xml:space="preserve">, and </w:t>
      </w:r>
      <w:r w:rsidR="00BE0412" w:rsidRPr="009752DF">
        <w:rPr>
          <w:sz w:val="18"/>
          <w:lang w:bidi="en-US"/>
        </w:rPr>
        <w:t>DRCN</w:t>
      </w:r>
      <w:r w:rsidR="0060500C">
        <w:rPr>
          <w:sz w:val="18"/>
          <w:lang w:bidi="en-US"/>
        </w:rPr>
        <w:t xml:space="preserve"> </w:t>
      </w:r>
      <w:r w:rsidR="0060500C" w:rsidRPr="0060500C">
        <w:rPr>
          <w:sz w:val="18"/>
          <w:lang w:bidi="en-US"/>
        </w:rPr>
        <w:fldChar w:fldCharType="begin"/>
      </w:r>
      <w:r w:rsidR="006549DF">
        <w:rPr>
          <w:sz w:val="18"/>
          <w:lang w:bidi="en-US"/>
        </w:rPr>
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</w:r>
      <w:r w:rsidR="0060500C" w:rsidRPr="0060500C">
        <w:rPr>
          <w:sz w:val="18"/>
          <w:lang w:bidi="en-US"/>
        </w:rPr>
        <w:fldChar w:fldCharType="separate"/>
      </w:r>
      <w:r w:rsidR="006549DF">
        <w:rPr>
          <w:noProof/>
          <w:sz w:val="18"/>
          <w:lang w:bidi="en-US"/>
        </w:rPr>
        <w:t>[11]</w:t>
      </w:r>
      <w:r w:rsidR="0060500C" w:rsidRPr="0060500C">
        <w:rPr>
          <w:sz w:val="18"/>
          <w:lang w:bidi="en-US"/>
        </w:rPr>
        <w:fldChar w:fldCharType="end"/>
      </w:r>
      <w:r w:rsidR="00BE0412" w:rsidRPr="009752DF">
        <w:rPr>
          <w:sz w:val="18"/>
          <w:lang w:bidi="en-US"/>
        </w:rPr>
        <w:t xml:space="preserve">. </w:t>
      </w:r>
    </w:p>
    <w:p w14:paraId="406F6455" w14:textId="4828F535" w:rsidR="004E00AF" w:rsidRPr="009752DF" w:rsidRDefault="00F7164D" w:rsidP="00E52B73">
      <w:pPr>
        <w:pStyle w:val="MDPI21heading1"/>
        <w:spacing w:line="340" w:lineRule="atLeast"/>
        <w:ind w:firstLine="360"/>
        <w:jc w:val="both"/>
        <w:rPr>
          <w:rFonts w:ascii="Times New Roman" w:hAnsi="Times New Roman"/>
          <w:b w:val="0"/>
        </w:rPr>
      </w:pPr>
      <w:r w:rsidRPr="009752DF">
        <w:rPr>
          <w:rFonts w:ascii="Times New Roman" w:hAnsi="Times New Roman"/>
          <w:b w:val="0"/>
          <w:color w:val="auto"/>
        </w:rPr>
        <w:t xml:space="preserve">Furthermore, </w:t>
      </w:r>
      <w:r w:rsidR="00F863EB" w:rsidRPr="009752DF">
        <w:rPr>
          <w:rFonts w:ascii="Times New Roman" w:hAnsi="Times New Roman"/>
          <w:b w:val="0"/>
          <w:color w:val="auto"/>
        </w:rPr>
        <w:t>s</w:t>
      </w:r>
      <w:r w:rsidR="0085326F" w:rsidRPr="009752DF">
        <w:rPr>
          <w:rFonts w:ascii="Times New Roman" w:hAnsi="Times New Roman"/>
          <w:b w:val="0"/>
          <w:color w:val="auto"/>
        </w:rPr>
        <w:t>i</w:t>
      </w:r>
      <w:r w:rsidR="00C4387C">
        <w:rPr>
          <w:rFonts w:ascii="Times New Roman" w:hAnsi="Times New Roman"/>
          <w:b w:val="0"/>
          <w:color w:val="auto"/>
        </w:rPr>
        <w:t xml:space="preserve">ngle local skip connection-based </w:t>
      </w:r>
      <w:r w:rsidR="00F863EB" w:rsidRPr="009752DF">
        <w:rPr>
          <w:rFonts w:ascii="Times New Roman" w:hAnsi="Times New Roman"/>
          <w:b w:val="0"/>
          <w:color w:val="auto"/>
        </w:rPr>
        <w:t xml:space="preserve">image super-resolution </w:t>
      </w:r>
      <w:r w:rsidR="0085326F" w:rsidRPr="009752DF">
        <w:rPr>
          <w:rFonts w:ascii="Times New Roman" w:hAnsi="Times New Roman"/>
          <w:b w:val="0"/>
          <w:color w:val="auto"/>
        </w:rPr>
        <w:t xml:space="preserve">approaches face the </w:t>
      </w:r>
      <w:r w:rsidR="00F863EB" w:rsidRPr="009752DF">
        <w:rPr>
          <w:rFonts w:ascii="Times New Roman" w:hAnsi="Times New Roman"/>
          <w:b w:val="0"/>
          <w:color w:val="auto"/>
        </w:rPr>
        <w:t xml:space="preserve">loss of </w:t>
      </w:r>
      <w:r w:rsidR="004E35E7">
        <w:rPr>
          <w:rFonts w:ascii="Times New Roman" w:hAnsi="Times New Roman"/>
          <w:b w:val="0"/>
          <w:color w:val="auto"/>
        </w:rPr>
        <w:t>feature</w:t>
      </w:r>
      <w:r w:rsidR="00F863EB" w:rsidRPr="009752DF">
        <w:rPr>
          <w:rFonts w:ascii="Times New Roman" w:hAnsi="Times New Roman"/>
          <w:b w:val="0"/>
          <w:color w:val="auto"/>
        </w:rPr>
        <w:t xml:space="preserve"> </w:t>
      </w:r>
      <w:r w:rsidR="0085326F" w:rsidRPr="009752DF">
        <w:rPr>
          <w:rFonts w:ascii="Times New Roman" w:hAnsi="Times New Roman"/>
          <w:b w:val="0"/>
          <w:color w:val="auto"/>
        </w:rPr>
        <w:t>information</w:t>
      </w:r>
      <w:r w:rsidR="00F863EB" w:rsidRPr="009752DF">
        <w:rPr>
          <w:rFonts w:ascii="Times New Roman" w:hAnsi="Times New Roman"/>
          <w:b w:val="0"/>
          <w:color w:val="auto"/>
        </w:rPr>
        <w:t xml:space="preserve"> at the </w:t>
      </w:r>
      <w:r w:rsidR="00ED513D" w:rsidRPr="009752DF">
        <w:rPr>
          <w:rFonts w:ascii="Times New Roman" w:hAnsi="Times New Roman"/>
          <w:b w:val="0"/>
          <w:color w:val="auto"/>
        </w:rPr>
        <w:t>later end of the layers</w:t>
      </w:r>
      <w:r w:rsidR="0062787D" w:rsidRPr="009752DF">
        <w:rPr>
          <w:rFonts w:ascii="Times New Roman" w:hAnsi="Times New Roman"/>
          <w:b w:val="0"/>
          <w:color w:val="auto"/>
        </w:rPr>
        <w:t xml:space="preserve"> and </w:t>
      </w:r>
      <w:r w:rsidR="00B41D3C">
        <w:rPr>
          <w:rFonts w:ascii="Times New Roman" w:hAnsi="Times New Roman"/>
          <w:b w:val="0"/>
          <w:color w:val="auto"/>
        </w:rPr>
        <w:t>work</w:t>
      </w:r>
      <w:r w:rsidR="00ED513D" w:rsidRPr="009752DF">
        <w:rPr>
          <w:rFonts w:ascii="Times New Roman" w:hAnsi="Times New Roman"/>
          <w:b w:val="0"/>
          <w:color w:val="auto"/>
        </w:rPr>
        <w:t xml:space="preserve"> as </w:t>
      </w:r>
      <w:r w:rsidR="00F863EB" w:rsidRPr="009752DF">
        <w:rPr>
          <w:rFonts w:ascii="Times New Roman" w:hAnsi="Times New Roman"/>
          <w:b w:val="0"/>
          <w:color w:val="auto"/>
        </w:rPr>
        <w:t xml:space="preserve">a </w:t>
      </w:r>
      <w:r w:rsidR="00ED513D" w:rsidRPr="009752DF">
        <w:rPr>
          <w:rFonts w:ascii="Times New Roman" w:hAnsi="Times New Roman"/>
          <w:b w:val="0"/>
          <w:color w:val="auto"/>
        </w:rPr>
        <w:t>dead layer</w:t>
      </w:r>
      <w:r w:rsidR="00B826F8">
        <w:rPr>
          <w:rFonts w:ascii="Times New Roman" w:hAnsi="Times New Roman"/>
          <w:b w:val="0"/>
          <w:color w:val="auto"/>
        </w:rPr>
        <w:t xml:space="preserve">. This issue </w:t>
      </w:r>
      <w:r w:rsidR="004E35E7">
        <w:rPr>
          <w:rFonts w:ascii="Times New Roman" w:hAnsi="Times New Roman"/>
          <w:b w:val="0"/>
          <w:color w:val="auto"/>
        </w:rPr>
        <w:t>introduces</w:t>
      </w:r>
      <w:r w:rsidR="00B826F8">
        <w:rPr>
          <w:rFonts w:ascii="Times New Roman" w:hAnsi="Times New Roman"/>
          <w:b w:val="0"/>
          <w:color w:val="auto"/>
        </w:rPr>
        <w:t xml:space="preserve"> the </w:t>
      </w:r>
      <w:r w:rsidR="00380682" w:rsidRPr="009752DF">
        <w:rPr>
          <w:rFonts w:ascii="Times New Roman" w:hAnsi="Times New Roman"/>
          <w:b w:val="0"/>
          <w:color w:val="auto"/>
        </w:rPr>
        <w:t xml:space="preserve">vanishing gradient problem </w:t>
      </w:r>
      <w:r w:rsidR="00F863EB" w:rsidRPr="009752DF">
        <w:rPr>
          <w:rFonts w:ascii="Times New Roman" w:hAnsi="Times New Roman"/>
          <w:b w:val="0"/>
          <w:color w:val="auto"/>
        </w:rPr>
        <w:t xml:space="preserve">occurring </w:t>
      </w:r>
      <w:r w:rsidR="004E35E7">
        <w:rPr>
          <w:rFonts w:ascii="Times New Roman" w:hAnsi="Times New Roman"/>
          <w:b w:val="0"/>
          <w:color w:val="auto"/>
        </w:rPr>
        <w:t>in training</w:t>
      </w:r>
      <w:r w:rsidR="00C4387C">
        <w:rPr>
          <w:rFonts w:ascii="Times New Roman" w:hAnsi="Times New Roman"/>
          <w:b w:val="0"/>
          <w:color w:val="auto"/>
        </w:rPr>
        <w:t xml:space="preserve"> </w:t>
      </w:r>
      <w:r w:rsidR="00C4387C" w:rsidRPr="009752DF">
        <w:rPr>
          <w:rFonts w:ascii="Times New Roman" w:hAnsi="Times New Roman"/>
          <w:b w:val="0"/>
        </w:rPr>
        <w:fldChar w:fldCharType="begin">
          <w:fldData xml:space="preserve">PEVuZE5vdGU+PENpdGU+PEF1dGhvcj5Lcml6aGV2c2t5PC9BdXRob3I+PFllYXI+MjAxMjwvWWVh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</w:fldData>
        </w:fldChar>
      </w:r>
      <w:r w:rsidR="006549DF">
        <w:rPr>
          <w:rFonts w:ascii="Times New Roman" w:hAnsi="Times New Roman"/>
          <w:b w:val="0"/>
        </w:rPr>
        <w:instrText xml:space="preserve"> ADDIN EN.CITE </w:instrText>
      </w:r>
      <w:r w:rsidR="006549DF">
        <w:rPr>
          <w:rFonts w:ascii="Times New Roman" w:hAnsi="Times New Roman"/>
          <w:b w:val="0"/>
        </w:rPr>
        <w:fldChar w:fldCharType="begin">
          <w:fldData xml:space="preserve">PEVuZE5vdGU+PENpdGU+PEF1dGhvcj5Lcml6aGV2c2t5PC9BdXRob3I+PFllYXI+MjAxMjwvWWVh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</w:fldData>
        </w:fldChar>
      </w:r>
      <w:r w:rsidR="006549DF">
        <w:rPr>
          <w:rFonts w:ascii="Times New Roman" w:hAnsi="Times New Roman"/>
          <w:b w:val="0"/>
        </w:rPr>
        <w:instrText xml:space="preserve"> ADDIN EN.CITE.DATA </w:instrText>
      </w:r>
      <w:r w:rsidR="006549DF">
        <w:rPr>
          <w:rFonts w:ascii="Times New Roman" w:hAnsi="Times New Roman"/>
          <w:b w:val="0"/>
        </w:rPr>
      </w:r>
      <w:r w:rsidR="006549DF">
        <w:rPr>
          <w:rFonts w:ascii="Times New Roman" w:hAnsi="Times New Roman"/>
          <w:b w:val="0"/>
        </w:rPr>
        <w:fldChar w:fldCharType="end"/>
      </w:r>
      <w:r w:rsidR="00C4387C" w:rsidRPr="009752DF">
        <w:rPr>
          <w:rFonts w:ascii="Times New Roman" w:hAnsi="Times New Roman"/>
          <w:b w:val="0"/>
        </w:rPr>
      </w:r>
      <w:r w:rsidR="00C4387C" w:rsidRPr="009752DF">
        <w:rPr>
          <w:rFonts w:ascii="Times New Roman" w:hAnsi="Times New Roman"/>
          <w:b w:val="0"/>
        </w:rPr>
        <w:fldChar w:fldCharType="separate"/>
      </w:r>
      <w:r w:rsidR="006549DF">
        <w:rPr>
          <w:rFonts w:ascii="Times New Roman" w:hAnsi="Times New Roman"/>
          <w:b w:val="0"/>
          <w:noProof/>
        </w:rPr>
        <w:t>[8, 15, 16]</w:t>
      </w:r>
      <w:r w:rsidR="00C4387C" w:rsidRPr="009752DF">
        <w:rPr>
          <w:rFonts w:ascii="Times New Roman" w:hAnsi="Times New Roman"/>
          <w:b w:val="0"/>
        </w:rPr>
        <w:fldChar w:fldCharType="end"/>
      </w:r>
      <w:r w:rsidR="00380682" w:rsidRPr="009752DF">
        <w:rPr>
          <w:rFonts w:ascii="Times New Roman" w:hAnsi="Times New Roman"/>
          <w:b w:val="0"/>
          <w:color w:val="auto"/>
        </w:rPr>
        <w:t xml:space="preserve">, </w:t>
      </w:r>
      <w:r w:rsidR="00DE553A" w:rsidRPr="009752DF">
        <w:rPr>
          <w:rFonts w:ascii="Times New Roman" w:hAnsi="Times New Roman"/>
          <w:b w:val="0"/>
          <w:color w:val="auto"/>
        </w:rPr>
        <w:t xml:space="preserve">our </w:t>
      </w:r>
      <w:r w:rsidR="00F863EB" w:rsidRPr="009752DF">
        <w:rPr>
          <w:rFonts w:ascii="Times New Roman" w:hAnsi="Times New Roman"/>
          <w:b w:val="0"/>
          <w:color w:val="auto"/>
        </w:rPr>
        <w:t xml:space="preserve">proposed </w:t>
      </w:r>
      <w:r w:rsidR="00DE553A" w:rsidRPr="009752DF">
        <w:rPr>
          <w:rFonts w:ascii="Times New Roman" w:hAnsi="Times New Roman"/>
          <w:b w:val="0"/>
          <w:color w:val="auto"/>
        </w:rPr>
        <w:t>model</w:t>
      </w:r>
      <w:r w:rsidR="00F863EB" w:rsidRPr="009752DF">
        <w:rPr>
          <w:rFonts w:ascii="Times New Roman" w:hAnsi="Times New Roman"/>
          <w:b w:val="0"/>
          <w:color w:val="auto"/>
        </w:rPr>
        <w:t xml:space="preserve"> </w:t>
      </w:r>
      <w:proofErr w:type="gramStart"/>
      <w:r w:rsidR="00F863EB" w:rsidRPr="009752DF">
        <w:rPr>
          <w:rFonts w:ascii="Times New Roman" w:hAnsi="Times New Roman"/>
          <w:b w:val="0"/>
          <w:color w:val="auto"/>
        </w:rPr>
        <w:t>handle</w:t>
      </w:r>
      <w:proofErr w:type="gramEnd"/>
      <w:r w:rsidR="00F863EB" w:rsidRPr="009752DF">
        <w:rPr>
          <w:rFonts w:ascii="Times New Roman" w:hAnsi="Times New Roman"/>
          <w:b w:val="0"/>
          <w:color w:val="auto"/>
        </w:rPr>
        <w:t xml:space="preserve"> this issue with the support of </w:t>
      </w:r>
      <w:r w:rsidR="00B826F8">
        <w:rPr>
          <w:rFonts w:ascii="Times New Roman" w:hAnsi="Times New Roman"/>
          <w:b w:val="0"/>
          <w:color w:val="auto"/>
        </w:rPr>
        <w:t xml:space="preserve">global as well as local skip connections. </w:t>
      </w:r>
      <w:r w:rsidR="00D72685" w:rsidRPr="00D72685">
        <w:rPr>
          <w:rFonts w:ascii="Times New Roman" w:hAnsi="Times New Roman"/>
          <w:b w:val="0"/>
          <w:color w:val="auto"/>
        </w:rPr>
        <w:t xml:space="preserve">In addition, selecting the </w:t>
      </w:r>
      <w:r w:rsidR="007F0F04">
        <w:rPr>
          <w:rFonts w:ascii="Times New Roman" w:hAnsi="Times New Roman"/>
          <w:b w:val="0"/>
          <w:color w:val="auto"/>
        </w:rPr>
        <w:t>proper</w:t>
      </w:r>
      <w:r w:rsidR="00D72685" w:rsidRPr="00D72685">
        <w:rPr>
          <w:rFonts w:ascii="Times New Roman" w:hAnsi="Times New Roman"/>
          <w:b w:val="0"/>
          <w:color w:val="auto"/>
        </w:rPr>
        <w:t xml:space="preserve"> activation function is crucial</w:t>
      </w:r>
      <w:r w:rsidR="00900D47">
        <w:rPr>
          <w:rFonts w:ascii="Times New Roman" w:hAnsi="Times New Roman"/>
          <w:b w:val="0"/>
          <w:color w:val="auto"/>
        </w:rPr>
        <w:t xml:space="preserve"> </w:t>
      </w:r>
      <w:r w:rsidR="00D72685" w:rsidRPr="00D72685">
        <w:rPr>
          <w:rFonts w:ascii="Times New Roman" w:hAnsi="Times New Roman"/>
          <w:b w:val="0"/>
          <w:color w:val="auto"/>
        </w:rPr>
        <w:t xml:space="preserve">for developing </w:t>
      </w:r>
      <w:r w:rsidR="00FA1AE7">
        <w:rPr>
          <w:rFonts w:ascii="Times New Roman" w:hAnsi="Times New Roman"/>
          <w:b w:val="0"/>
          <w:color w:val="auto"/>
        </w:rPr>
        <w:t xml:space="preserve">deep CNN methods. </w:t>
      </w:r>
      <w:r w:rsidR="00D72685" w:rsidRPr="00D72685">
        <w:rPr>
          <w:rFonts w:ascii="Times New Roman" w:hAnsi="Times New Roman"/>
          <w:b w:val="0"/>
          <w:color w:val="auto"/>
        </w:rPr>
        <w:t xml:space="preserve">Rectified Linear Units </w:t>
      </w:r>
      <w:r w:rsidR="00FA1AE7">
        <w:rPr>
          <w:rFonts w:ascii="Times New Roman" w:hAnsi="Times New Roman"/>
          <w:b w:val="0"/>
          <w:color w:val="auto"/>
        </w:rPr>
        <w:t>(</w:t>
      </w:r>
      <w:proofErr w:type="spellStart"/>
      <w:r w:rsidR="00FA1AE7">
        <w:rPr>
          <w:rFonts w:ascii="Times New Roman" w:hAnsi="Times New Roman"/>
          <w:b w:val="0"/>
          <w:color w:val="auto"/>
        </w:rPr>
        <w:t>ReLU</w:t>
      </w:r>
      <w:proofErr w:type="spellEnd"/>
      <w:r w:rsidR="00FA1AE7">
        <w:rPr>
          <w:rFonts w:ascii="Times New Roman" w:hAnsi="Times New Roman"/>
          <w:b w:val="0"/>
          <w:color w:val="auto"/>
        </w:rPr>
        <w:t xml:space="preserve">) </w:t>
      </w:r>
      <w:r w:rsidR="00D72685" w:rsidRPr="00D72685">
        <w:rPr>
          <w:rFonts w:ascii="Times New Roman" w:hAnsi="Times New Roman"/>
          <w:b w:val="0"/>
          <w:color w:val="auto"/>
        </w:rPr>
        <w:t>are currently the most popular activation function.</w:t>
      </w:r>
      <w:r w:rsidR="00612A48">
        <w:rPr>
          <w:rFonts w:ascii="Times New Roman" w:hAnsi="Times New Roman"/>
          <w:b w:val="0"/>
          <w:color w:val="auto"/>
        </w:rPr>
        <w:t xml:space="preserve"> </w:t>
      </w:r>
      <w:r w:rsidR="001A02FE" w:rsidRPr="009752DF">
        <w:rPr>
          <w:rFonts w:ascii="Times New Roman" w:hAnsi="Times New Roman"/>
          <w:b w:val="0"/>
          <w:color w:val="auto"/>
        </w:rPr>
        <w:t xml:space="preserve">As </w:t>
      </w:r>
      <w:proofErr w:type="spellStart"/>
      <w:r w:rsidR="001A02FE" w:rsidRPr="009752DF">
        <w:rPr>
          <w:rFonts w:ascii="Times New Roman" w:hAnsi="Times New Roman"/>
          <w:b w:val="0"/>
          <w:color w:val="auto"/>
        </w:rPr>
        <w:t>Krizhevsky</w:t>
      </w:r>
      <w:proofErr w:type="spellEnd"/>
      <w:r w:rsidR="001A02FE" w:rsidRPr="009752DF">
        <w:rPr>
          <w:rFonts w:ascii="Times New Roman" w:hAnsi="Times New Roman"/>
          <w:b w:val="0"/>
          <w:color w:val="auto"/>
        </w:rPr>
        <w:t xml:space="preserve"> et al</w:t>
      </w:r>
      <w:r w:rsidR="00433283">
        <w:rPr>
          <w:rFonts w:ascii="Times New Roman" w:hAnsi="Times New Roman"/>
          <w:b w:val="0"/>
          <w:color w:val="auto"/>
        </w:rPr>
        <w:t>.</w:t>
      </w:r>
      <w:r w:rsidR="00450CE1" w:rsidRPr="009752DF">
        <w:rPr>
          <w:rFonts w:ascii="Times New Roman" w:hAnsi="Times New Roman"/>
          <w:b w:val="0"/>
          <w:color w:val="auto"/>
        </w:rPr>
        <w:t xml:space="preserve"> </w:t>
      </w:r>
      <w:r w:rsidR="00450CE1" w:rsidRPr="009752DF">
        <w:rPr>
          <w:rFonts w:ascii="Times New Roman" w:hAnsi="Times New Roman"/>
          <w:b w:val="0"/>
          <w:color w:val="auto"/>
        </w:rPr>
        <w:fldChar w:fldCharType="begin"/>
      </w:r>
      <w:r w:rsidR="007C0C5D">
        <w:rPr>
          <w:rFonts w:ascii="Times New Roman" w:hAnsi="Times New Roman"/>
          <w:b w:val="0"/>
          <w:color w:val="auto"/>
        </w:rPr>
        <w:instrText xml:space="preserve"> ADDIN EN.CITE &lt;EndNote&gt;&lt;Cite&gt;&lt;Author&gt;Krizhevsky&lt;/Author&gt;&lt;Year&gt;2012&lt;/Year&gt;&lt;RecNum&gt;1720&lt;/RecNum&gt;&lt;DisplayText&gt;[8]&lt;/DisplayText&gt;&lt;record&gt;&lt;rec-number&gt;1720&lt;/rec-number&gt;&lt;foreign-keys&gt;&lt;key app="EN" db-id="sw00xtss4spprzeae0cvrtw1sxaw9vwe9tdx"&gt;1720&lt;/key&gt;&lt;/foreign-keys&gt;&lt;ref-type name="Journal Article"&gt;17&lt;/ref-type&gt;&lt;contributors&gt;&lt;authors&gt;&lt;author&gt;Krizhevsky, Alex&lt;/author&gt;&lt;author&gt;Sutskever, Ilya&lt;/author&gt;&lt;author&gt;Hinton, Geoffrey E&lt;/author&gt;&lt;/authors&gt;&lt;/contributors&gt;&lt;titles&gt;&lt;title&gt;Imagenet classification with deep convolutional neural networks&lt;/title&gt;&lt;secondary-title&gt;Advances in neural information processing systems&lt;/secondary-title&gt;&lt;/titles&gt;&lt;periodical&gt;&lt;full-title&gt;Advances in Neural Information Processing Systems&lt;/full-title&gt;&lt;abbr-1&gt;Adv. Neural Inf. Process. Syst.&lt;/abbr-1&gt;&lt;abbr-2&gt;Adv Neural Inf Process Syst&lt;/abbr-2&gt;&lt;/periodical&gt;&lt;volume&gt;25&lt;/volume&gt;&lt;dates&gt;&lt;year&gt;2012&lt;/year&gt;&lt;/dates&gt;&lt;urls&gt;&lt;/urls&gt;&lt;/record&gt;&lt;/Cite&gt;&lt;/EndNote&gt;</w:instrText>
      </w:r>
      <w:r w:rsidR="00450CE1" w:rsidRPr="009752DF">
        <w:rPr>
          <w:rFonts w:ascii="Times New Roman" w:hAnsi="Times New Roman"/>
          <w:b w:val="0"/>
          <w:color w:val="auto"/>
        </w:rPr>
        <w:fldChar w:fldCharType="separate"/>
      </w:r>
      <w:r w:rsidR="007C0C5D">
        <w:rPr>
          <w:rFonts w:ascii="Times New Roman" w:hAnsi="Times New Roman"/>
          <w:b w:val="0"/>
          <w:noProof/>
          <w:color w:val="auto"/>
        </w:rPr>
        <w:t>[8]</w:t>
      </w:r>
      <w:r w:rsidR="00450CE1" w:rsidRPr="009752DF">
        <w:rPr>
          <w:rFonts w:ascii="Times New Roman" w:hAnsi="Times New Roman"/>
          <w:b w:val="0"/>
          <w:color w:val="auto"/>
        </w:rPr>
        <w:fldChar w:fldCharType="end"/>
      </w:r>
      <w:r w:rsidR="001A02FE" w:rsidRPr="009752DF">
        <w:rPr>
          <w:rFonts w:ascii="Times New Roman" w:hAnsi="Times New Roman"/>
          <w:b w:val="0"/>
          <w:color w:val="auto"/>
        </w:rPr>
        <w:t xml:space="preserve">, the advantages of using the </w:t>
      </w:r>
      <w:proofErr w:type="spellStart"/>
      <w:r w:rsidR="001A02FE" w:rsidRPr="009752DF">
        <w:rPr>
          <w:rFonts w:ascii="Times New Roman" w:hAnsi="Times New Roman"/>
          <w:b w:val="0"/>
          <w:color w:val="auto"/>
        </w:rPr>
        <w:t>ReLU</w:t>
      </w:r>
      <w:proofErr w:type="spellEnd"/>
      <w:r w:rsidR="001A02FE" w:rsidRPr="009752DF">
        <w:rPr>
          <w:rFonts w:ascii="Times New Roman" w:hAnsi="Times New Roman"/>
          <w:b w:val="0"/>
          <w:color w:val="auto"/>
        </w:rPr>
        <w:t xml:space="preserve"> </w:t>
      </w:r>
      <w:r w:rsidR="00F863EB" w:rsidRPr="009752DF">
        <w:rPr>
          <w:rFonts w:ascii="Times New Roman" w:hAnsi="Times New Roman"/>
          <w:b w:val="0"/>
          <w:color w:val="auto"/>
        </w:rPr>
        <w:t xml:space="preserve">activation </w:t>
      </w:r>
      <w:r w:rsidR="001A02FE" w:rsidRPr="009752DF">
        <w:rPr>
          <w:rFonts w:ascii="Times New Roman" w:hAnsi="Times New Roman"/>
          <w:b w:val="0"/>
          <w:color w:val="auto"/>
        </w:rPr>
        <w:t>function include faster training speed</w:t>
      </w:r>
      <w:r w:rsidR="00EA616B" w:rsidRPr="009752DF">
        <w:rPr>
          <w:rFonts w:ascii="Times New Roman" w:hAnsi="Times New Roman"/>
          <w:b w:val="0"/>
          <w:color w:val="auto"/>
        </w:rPr>
        <w:t xml:space="preserve"> </w:t>
      </w:r>
      <w:r w:rsidR="00F863EB" w:rsidRPr="009752DF">
        <w:rPr>
          <w:rFonts w:ascii="Times New Roman" w:hAnsi="Times New Roman"/>
          <w:b w:val="0"/>
          <w:color w:val="auto"/>
        </w:rPr>
        <w:t xml:space="preserve">and </w:t>
      </w:r>
      <w:r w:rsidR="001A02FE" w:rsidRPr="009752DF">
        <w:rPr>
          <w:rFonts w:ascii="Times New Roman" w:hAnsi="Times New Roman"/>
          <w:b w:val="0"/>
          <w:color w:val="auto"/>
        </w:rPr>
        <w:t>decreased saturation problems</w:t>
      </w:r>
      <w:r w:rsidR="00D61E69">
        <w:rPr>
          <w:rFonts w:ascii="Times New Roman" w:hAnsi="Times New Roman"/>
          <w:b w:val="0"/>
          <w:color w:val="auto"/>
        </w:rPr>
        <w:t>. Still, several</w:t>
      </w:r>
      <w:r w:rsidR="00C65A8F" w:rsidRPr="009752DF">
        <w:rPr>
          <w:rFonts w:ascii="Times New Roman" w:hAnsi="Times New Roman"/>
          <w:b w:val="0"/>
          <w:color w:val="auto"/>
        </w:rPr>
        <w:t xml:space="preserve"> recent papers address the issues of </w:t>
      </w:r>
      <w:r w:rsidR="00504909" w:rsidRPr="009752DF">
        <w:rPr>
          <w:rFonts w:ascii="Times New Roman" w:hAnsi="Times New Roman"/>
          <w:b w:val="0"/>
          <w:color w:val="auto"/>
        </w:rPr>
        <w:t>exploding (i.e., retrain</w:t>
      </w:r>
      <w:r w:rsidR="00EA616B" w:rsidRPr="009752DF">
        <w:rPr>
          <w:rFonts w:ascii="Times New Roman" w:hAnsi="Times New Roman"/>
          <w:b w:val="0"/>
          <w:color w:val="auto"/>
        </w:rPr>
        <w:t>ing</w:t>
      </w:r>
      <w:r w:rsidR="00504909" w:rsidRPr="009752DF">
        <w:rPr>
          <w:rFonts w:ascii="Times New Roman" w:hAnsi="Times New Roman"/>
          <w:b w:val="0"/>
          <w:color w:val="auto"/>
        </w:rPr>
        <w:t xml:space="preserve"> too much information) or d</w:t>
      </w:r>
      <w:r w:rsidR="00EA616B" w:rsidRPr="009752DF">
        <w:rPr>
          <w:rFonts w:ascii="Times New Roman" w:hAnsi="Times New Roman"/>
          <w:b w:val="0"/>
          <w:color w:val="auto"/>
        </w:rPr>
        <w:t>ying</w:t>
      </w:r>
      <w:r w:rsidR="00504909" w:rsidRPr="009752DF">
        <w:rPr>
          <w:rFonts w:ascii="Times New Roman" w:hAnsi="Times New Roman"/>
          <w:b w:val="0"/>
          <w:color w:val="auto"/>
        </w:rPr>
        <w:t xml:space="preserve"> (i.e., </w:t>
      </w:r>
      <w:r w:rsidR="00B41D3C">
        <w:rPr>
          <w:rFonts w:ascii="Times New Roman" w:hAnsi="Times New Roman"/>
          <w:b w:val="0"/>
          <w:color w:val="auto"/>
        </w:rPr>
        <w:t>retaining</w:t>
      </w:r>
      <w:r w:rsidR="00C905C1" w:rsidRPr="009752DF">
        <w:rPr>
          <w:rFonts w:ascii="Times New Roman" w:hAnsi="Times New Roman"/>
          <w:b w:val="0"/>
          <w:color w:val="auto"/>
        </w:rPr>
        <w:t xml:space="preserve"> too little information</w:t>
      </w:r>
      <w:r w:rsidR="00C905C1" w:rsidRPr="009752DF">
        <w:rPr>
          <w:rFonts w:ascii="Times New Roman" w:hAnsi="Times New Roman"/>
          <w:b w:val="0"/>
        </w:rPr>
        <w:t>) during the training</w:t>
      </w:r>
      <w:r w:rsidR="00450CE1" w:rsidRPr="009752DF">
        <w:rPr>
          <w:rFonts w:ascii="Times New Roman" w:hAnsi="Times New Roman"/>
          <w:b w:val="0"/>
        </w:rPr>
        <w:t xml:space="preserve"> </w:t>
      </w:r>
      <w:r w:rsidR="00450CE1" w:rsidRPr="009752DF">
        <w:rPr>
          <w:rFonts w:ascii="Times New Roman" w:hAnsi="Times New Roman"/>
          <w:b w:val="0"/>
        </w:rPr>
        <w:fldChar w:fldCharType="begin">
          <w:fldData xml:space="preserve">PEVuZE5vdGU+PENpdGU+PEF1dGhvcj5Lcml6aGV2c2t5PC9BdXRob3I+PFllYXI+MjAxMjwvWWVh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</w:fldData>
        </w:fldChar>
      </w:r>
      <w:r w:rsidR="006549DF">
        <w:rPr>
          <w:rFonts w:ascii="Times New Roman" w:hAnsi="Times New Roman"/>
          <w:b w:val="0"/>
        </w:rPr>
        <w:instrText xml:space="preserve"> ADDIN EN.CITE </w:instrText>
      </w:r>
      <w:r w:rsidR="006549DF">
        <w:rPr>
          <w:rFonts w:ascii="Times New Roman" w:hAnsi="Times New Roman"/>
          <w:b w:val="0"/>
        </w:rPr>
        <w:fldChar w:fldCharType="begin">
          <w:fldData xml:space="preserve">PEVuZE5vdGU+PENpdGU+PEF1dGhvcj5Lcml6aGV2c2t5PC9BdXRob3I+PFllYXI+MjAxMjwvWWVh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</w:fldData>
        </w:fldChar>
      </w:r>
      <w:r w:rsidR="006549DF">
        <w:rPr>
          <w:rFonts w:ascii="Times New Roman" w:hAnsi="Times New Roman"/>
          <w:b w:val="0"/>
        </w:rPr>
        <w:instrText xml:space="preserve"> ADDIN EN.CITE.DATA </w:instrText>
      </w:r>
      <w:r w:rsidR="006549DF">
        <w:rPr>
          <w:rFonts w:ascii="Times New Roman" w:hAnsi="Times New Roman"/>
          <w:b w:val="0"/>
        </w:rPr>
      </w:r>
      <w:r w:rsidR="006549DF">
        <w:rPr>
          <w:rFonts w:ascii="Times New Roman" w:hAnsi="Times New Roman"/>
          <w:b w:val="0"/>
        </w:rPr>
        <w:fldChar w:fldCharType="end"/>
      </w:r>
      <w:r w:rsidR="00450CE1" w:rsidRPr="009752DF">
        <w:rPr>
          <w:rFonts w:ascii="Times New Roman" w:hAnsi="Times New Roman"/>
          <w:b w:val="0"/>
        </w:rPr>
      </w:r>
      <w:r w:rsidR="00450CE1" w:rsidRPr="009752DF">
        <w:rPr>
          <w:rFonts w:ascii="Times New Roman" w:hAnsi="Times New Roman"/>
          <w:b w:val="0"/>
        </w:rPr>
        <w:fldChar w:fldCharType="separate"/>
      </w:r>
      <w:r w:rsidR="006549DF">
        <w:rPr>
          <w:rFonts w:ascii="Times New Roman" w:hAnsi="Times New Roman"/>
          <w:b w:val="0"/>
          <w:noProof/>
        </w:rPr>
        <w:t>[8, 15, 16]</w:t>
      </w:r>
      <w:r w:rsidR="00450CE1" w:rsidRPr="009752DF">
        <w:rPr>
          <w:rFonts w:ascii="Times New Roman" w:hAnsi="Times New Roman"/>
          <w:b w:val="0"/>
        </w:rPr>
        <w:fldChar w:fldCharType="end"/>
      </w:r>
      <w:r w:rsidR="00C905C1" w:rsidRPr="009752DF">
        <w:rPr>
          <w:rFonts w:ascii="Times New Roman" w:hAnsi="Times New Roman"/>
          <w:b w:val="0"/>
        </w:rPr>
        <w:t>.</w:t>
      </w:r>
      <w:r w:rsidR="00E52B73">
        <w:rPr>
          <w:rFonts w:ascii="Times New Roman" w:hAnsi="Times New Roman"/>
          <w:b w:val="0"/>
        </w:rPr>
        <w:t xml:space="preserve"> </w:t>
      </w:r>
      <w:r w:rsidR="00D61E69">
        <w:rPr>
          <w:rFonts w:ascii="Times New Roman" w:hAnsi="Times New Roman"/>
          <w:b w:val="0"/>
        </w:rPr>
        <w:t>It</w:t>
      </w:r>
      <w:r w:rsidR="00F445D3" w:rsidRPr="00F445D3">
        <w:rPr>
          <w:rFonts w:ascii="Times New Roman" w:hAnsi="Times New Roman"/>
          <w:b w:val="0"/>
        </w:rPr>
        <w:t xml:space="preserve"> is desirable to suggest a novel activation function</w:t>
      </w:r>
      <w:r w:rsidR="00D61E69">
        <w:rPr>
          <w:rFonts w:ascii="Times New Roman" w:hAnsi="Times New Roman"/>
          <w:b w:val="0"/>
        </w:rPr>
        <w:t xml:space="preserve"> to address the abovementioned shortcomings</w:t>
      </w:r>
      <w:r w:rsidR="00F445D3" w:rsidRPr="00F445D3">
        <w:rPr>
          <w:rFonts w:ascii="Times New Roman" w:hAnsi="Times New Roman"/>
          <w:b w:val="0"/>
        </w:rPr>
        <w:t xml:space="preserve">. In contrast to </w:t>
      </w:r>
      <w:proofErr w:type="spellStart"/>
      <w:r w:rsidR="00F445D3" w:rsidRPr="00F445D3">
        <w:rPr>
          <w:rFonts w:ascii="Times New Roman" w:hAnsi="Times New Roman"/>
          <w:b w:val="0"/>
        </w:rPr>
        <w:t>ReLU</w:t>
      </w:r>
      <w:proofErr w:type="spellEnd"/>
      <w:r w:rsidR="00F445D3" w:rsidRPr="00F445D3">
        <w:rPr>
          <w:rFonts w:ascii="Times New Roman" w:hAnsi="Times New Roman"/>
          <w:b w:val="0"/>
        </w:rPr>
        <w:t xml:space="preserve"> and </w:t>
      </w:r>
      <w:proofErr w:type="spellStart"/>
      <w:r w:rsidR="00F445D3" w:rsidRPr="00F445D3">
        <w:rPr>
          <w:rFonts w:ascii="Times New Roman" w:hAnsi="Times New Roman"/>
          <w:b w:val="0"/>
        </w:rPr>
        <w:t>PReLU</w:t>
      </w:r>
      <w:proofErr w:type="spellEnd"/>
      <w:r w:rsidR="00F445D3" w:rsidRPr="00F445D3">
        <w:rPr>
          <w:rFonts w:ascii="Times New Roman" w:hAnsi="Times New Roman"/>
          <w:b w:val="0"/>
        </w:rPr>
        <w:t xml:space="preserve"> activation functions, the novel nonlinear activation function proposed in this </w:t>
      </w:r>
      <w:r w:rsidR="002D03AA">
        <w:rPr>
          <w:rFonts w:ascii="Times New Roman" w:hAnsi="Times New Roman"/>
          <w:b w:val="0"/>
        </w:rPr>
        <w:t xml:space="preserve">work </w:t>
      </w:r>
      <w:r w:rsidR="004E35E7">
        <w:rPr>
          <w:rFonts w:ascii="Times New Roman" w:hAnsi="Times New Roman"/>
          <w:b w:val="0"/>
        </w:rPr>
        <w:t>is</w:t>
      </w:r>
      <w:r w:rsidR="00C33F4E">
        <w:rPr>
          <w:rFonts w:ascii="Times New Roman" w:hAnsi="Times New Roman"/>
          <w:b w:val="0"/>
        </w:rPr>
        <w:t xml:space="preserve"> a</w:t>
      </w:r>
      <w:r w:rsidR="004E35E7">
        <w:rPr>
          <w:rFonts w:ascii="Times New Roman" w:hAnsi="Times New Roman"/>
          <w:b w:val="0"/>
        </w:rPr>
        <w:t xml:space="preserve"> </w:t>
      </w:r>
      <w:proofErr w:type="spellStart"/>
      <w:r w:rsidR="00F445D3" w:rsidRPr="00F445D3">
        <w:rPr>
          <w:rFonts w:ascii="Times New Roman" w:hAnsi="Times New Roman"/>
          <w:b w:val="0"/>
        </w:rPr>
        <w:t>LeakyReLU</w:t>
      </w:r>
      <w:proofErr w:type="spellEnd"/>
      <w:r w:rsidR="0096690A">
        <w:rPr>
          <w:rFonts w:ascii="Times New Roman" w:hAnsi="Times New Roman"/>
          <w:b w:val="0"/>
        </w:rPr>
        <w:t xml:space="preserve">. </w:t>
      </w:r>
    </w:p>
    <w:p w14:paraId="52329207" w14:textId="73B2BC97" w:rsidR="008C0C65" w:rsidRPr="009752DF" w:rsidRDefault="00AC79EA" w:rsidP="00650709">
      <w:pPr>
        <w:pStyle w:val="MDPI21heading1"/>
        <w:spacing w:line="340" w:lineRule="atLeast"/>
        <w:ind w:left="505" w:firstLine="335"/>
        <w:jc w:val="both"/>
        <w:rPr>
          <w:rFonts w:ascii="Times New Roman" w:hAnsi="Times New Roman"/>
          <w:b w:val="0"/>
        </w:rPr>
      </w:pPr>
      <w:r w:rsidRPr="009752DF">
        <w:rPr>
          <w:rFonts w:ascii="Times New Roman" w:hAnsi="Times New Roman"/>
          <w:b w:val="0"/>
        </w:rPr>
        <w:t>The m</w:t>
      </w:r>
      <w:r w:rsidR="00F863EB" w:rsidRPr="009752DF">
        <w:rPr>
          <w:rFonts w:ascii="Times New Roman" w:hAnsi="Times New Roman"/>
          <w:b w:val="0"/>
        </w:rPr>
        <w:t>ai</w:t>
      </w:r>
      <w:r w:rsidRPr="009752DF">
        <w:rPr>
          <w:rFonts w:ascii="Times New Roman" w:hAnsi="Times New Roman"/>
          <w:b w:val="0"/>
        </w:rPr>
        <w:t xml:space="preserve">n contribution of our </w:t>
      </w:r>
      <w:r w:rsidR="00F677ED" w:rsidRPr="009752DF">
        <w:rPr>
          <w:rFonts w:ascii="Times New Roman" w:hAnsi="Times New Roman"/>
          <w:b w:val="0"/>
        </w:rPr>
        <w:t xml:space="preserve">proposed </w:t>
      </w:r>
      <w:r w:rsidRPr="009752DF">
        <w:rPr>
          <w:rFonts w:ascii="Times New Roman" w:hAnsi="Times New Roman"/>
          <w:b w:val="0"/>
        </w:rPr>
        <w:t xml:space="preserve">method </w:t>
      </w:r>
      <w:r w:rsidR="00F863EB" w:rsidRPr="009752DF">
        <w:rPr>
          <w:rFonts w:ascii="Times New Roman" w:hAnsi="Times New Roman"/>
          <w:b w:val="0"/>
        </w:rPr>
        <w:t>is</w:t>
      </w:r>
      <w:r w:rsidRPr="009752DF">
        <w:rPr>
          <w:rFonts w:ascii="Times New Roman" w:hAnsi="Times New Roman"/>
          <w:b w:val="0"/>
        </w:rPr>
        <w:t xml:space="preserve"> as under</w:t>
      </w:r>
      <w:r w:rsidR="00DE553A" w:rsidRPr="009752DF">
        <w:rPr>
          <w:rFonts w:ascii="Times New Roman" w:hAnsi="Times New Roman"/>
          <w:b w:val="0"/>
        </w:rPr>
        <w:t>:</w:t>
      </w:r>
    </w:p>
    <w:p w14:paraId="0CAEB294" w14:textId="6BC33C11" w:rsidR="00B45728" w:rsidRPr="008B66EA" w:rsidRDefault="00D61E69" w:rsidP="00060011">
      <w:pPr>
        <w:pStyle w:val="MDPI38bullet"/>
        <w:spacing w:line="340" w:lineRule="atLeast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auto"/>
        </w:rPr>
        <w:t>To</w:t>
      </w:r>
      <w:r w:rsidR="00B45728" w:rsidRPr="00B45728">
        <w:rPr>
          <w:rFonts w:ascii="Times New Roman" w:hAnsi="Times New Roman"/>
          <w:color w:val="auto"/>
        </w:rPr>
        <w:t xml:space="preserve"> </w:t>
      </w:r>
      <w:r w:rsidR="008B66EA">
        <w:rPr>
          <w:rFonts w:ascii="Times New Roman" w:hAnsi="Times New Roman"/>
          <w:color w:val="auto"/>
        </w:rPr>
        <w:t xml:space="preserve">reduce the computational cost and </w:t>
      </w:r>
      <w:r w:rsidR="00B45728" w:rsidRPr="00B45728">
        <w:rPr>
          <w:rFonts w:ascii="Times New Roman" w:hAnsi="Times New Roman"/>
          <w:color w:val="auto"/>
        </w:rPr>
        <w:t>obtain faster convergence during the training phase</w:t>
      </w:r>
      <w:r w:rsidR="004E35E7">
        <w:rPr>
          <w:rFonts w:ascii="Times New Roman" w:hAnsi="Times New Roman"/>
          <w:color w:val="auto"/>
        </w:rPr>
        <w:t>,</w:t>
      </w:r>
      <w:r w:rsidR="00B45728" w:rsidRPr="00B45728">
        <w:rPr>
          <w:rFonts w:ascii="Times New Roman" w:hAnsi="Times New Roman"/>
          <w:color w:val="auto"/>
        </w:rPr>
        <w:t xml:space="preserve"> we replace standard ResNet blocks with squeeze and excitation (SEB) blocks inspired by the Squeeze </w:t>
      </w:r>
      <w:r w:rsidR="00B45728" w:rsidRPr="008B66EA">
        <w:rPr>
          <w:rFonts w:ascii="Times New Roman" w:hAnsi="Times New Roman"/>
          <w:color w:val="000000" w:themeColor="text1"/>
        </w:rPr>
        <w:t xml:space="preserve">and Excitation networks. </w:t>
      </w:r>
      <w:r>
        <w:rPr>
          <w:rFonts w:ascii="Times New Roman" w:hAnsi="Times New Roman"/>
          <w:color w:val="000000" w:themeColor="text1"/>
        </w:rPr>
        <w:t>Compared</w:t>
      </w:r>
      <w:r w:rsidR="00B45728" w:rsidRPr="008B66EA">
        <w:rPr>
          <w:rFonts w:ascii="Times New Roman" w:hAnsi="Times New Roman"/>
          <w:color w:val="000000" w:themeColor="text1"/>
        </w:rPr>
        <w:t xml:space="preserve"> to other image SR methods, our suggested model outperforms them by a factor of </w:t>
      </w:r>
      <w:r w:rsidR="0096690A" w:rsidRPr="008B66EA">
        <w:rPr>
          <w:rFonts w:ascii="Times New Roman" w:hAnsi="Times New Roman"/>
          <w:color w:val="000000" w:themeColor="text1"/>
        </w:rPr>
        <w:t>2</w:t>
      </w:r>
      <w:r w:rsidR="0096690A" w:rsidRPr="008B66EA">
        <w:rPr>
          <w:rFonts w:ascii="Times New Roman" w:hAnsi="Times New Roman"/>
          <w:color w:val="000000" w:themeColor="text1"/>
        </w:rPr>
        <w:sym w:font="Symbol" w:char="F0B4"/>
      </w:r>
      <w:r w:rsidR="0096690A" w:rsidRPr="008B66EA">
        <w:rPr>
          <w:rFonts w:ascii="Times New Roman" w:hAnsi="Times New Roman"/>
          <w:color w:val="000000" w:themeColor="text1"/>
        </w:rPr>
        <w:t>, 3</w:t>
      </w:r>
      <w:r w:rsidR="0096690A" w:rsidRPr="008B66EA">
        <w:rPr>
          <w:rFonts w:ascii="Times New Roman" w:hAnsi="Times New Roman"/>
          <w:color w:val="000000" w:themeColor="text1"/>
        </w:rPr>
        <w:sym w:font="Symbol" w:char="F0B4"/>
      </w:r>
      <w:r w:rsidR="0096690A" w:rsidRPr="008B66EA">
        <w:rPr>
          <w:rFonts w:ascii="Times New Roman" w:hAnsi="Times New Roman"/>
          <w:color w:val="000000" w:themeColor="text1"/>
        </w:rPr>
        <w:t xml:space="preserve">, </w:t>
      </w:r>
      <w:r w:rsidR="00B45728" w:rsidRPr="008B66EA">
        <w:rPr>
          <w:rFonts w:ascii="Times New Roman" w:hAnsi="Times New Roman"/>
          <w:color w:val="000000" w:themeColor="text1"/>
        </w:rPr>
        <w:t>4</w:t>
      </w:r>
      <w:r w:rsidR="001E182F" w:rsidRPr="008B66EA">
        <w:rPr>
          <w:rFonts w:ascii="Times New Roman" w:hAnsi="Times New Roman"/>
          <w:color w:val="000000" w:themeColor="text1"/>
        </w:rPr>
        <w:sym w:font="Symbol" w:char="F0B4"/>
      </w:r>
      <w:r w:rsidR="00B45728" w:rsidRPr="008B66EA">
        <w:rPr>
          <w:rFonts w:ascii="Times New Roman" w:hAnsi="Times New Roman"/>
          <w:color w:val="000000" w:themeColor="text1"/>
        </w:rPr>
        <w:t>, and 8</w:t>
      </w:r>
      <w:r w:rsidR="001E182F" w:rsidRPr="008B66EA">
        <w:rPr>
          <w:rFonts w:ascii="Times New Roman" w:hAnsi="Times New Roman"/>
          <w:color w:val="000000" w:themeColor="text1"/>
        </w:rPr>
        <w:sym w:font="Symbol" w:char="F0B4"/>
      </w:r>
      <w:r w:rsidR="00B45728" w:rsidRPr="008B66EA">
        <w:rPr>
          <w:rFonts w:ascii="Times New Roman" w:hAnsi="Times New Roman"/>
          <w:color w:val="000000" w:themeColor="text1"/>
        </w:rPr>
        <w:t xml:space="preserve"> benchmark not only in terms of</w:t>
      </w:r>
      <w:r w:rsidR="00C33F4E">
        <w:rPr>
          <w:rFonts w:ascii="Times New Roman" w:hAnsi="Times New Roman"/>
          <w:color w:val="000000" w:themeColor="text1"/>
        </w:rPr>
        <w:t xml:space="preserve"> speed </w:t>
      </w:r>
      <w:r w:rsidR="00B45728" w:rsidRPr="008B66EA">
        <w:rPr>
          <w:rFonts w:ascii="Times New Roman" w:hAnsi="Times New Roman"/>
          <w:color w:val="000000" w:themeColor="text1"/>
        </w:rPr>
        <w:t>but also in</w:t>
      </w:r>
      <w:r w:rsidR="00804CB6">
        <w:rPr>
          <w:rFonts w:ascii="Times New Roman" w:hAnsi="Times New Roman"/>
          <w:color w:val="000000" w:themeColor="text1"/>
        </w:rPr>
        <w:t xml:space="preserve"> terms of computational cost</w:t>
      </w:r>
      <w:r w:rsidR="00B45728" w:rsidRPr="008B66EA">
        <w:rPr>
          <w:rFonts w:ascii="Times New Roman" w:hAnsi="Times New Roman"/>
          <w:color w:val="000000" w:themeColor="text1"/>
        </w:rPr>
        <w:t>.</w:t>
      </w:r>
    </w:p>
    <w:p w14:paraId="503489F5" w14:textId="57C04714" w:rsidR="008C0C65" w:rsidRPr="009752DF" w:rsidRDefault="00F863EB" w:rsidP="00060011">
      <w:pPr>
        <w:pStyle w:val="MDPI38bullet"/>
        <w:spacing w:line="340" w:lineRule="atLeast"/>
        <w:rPr>
          <w:rFonts w:ascii="Times New Roman" w:hAnsi="Times New Roman"/>
        </w:rPr>
      </w:pPr>
      <w:r w:rsidRPr="009752DF">
        <w:rPr>
          <w:rFonts w:ascii="Times New Roman" w:hAnsi="Times New Roman"/>
        </w:rPr>
        <w:lastRenderedPageBreak/>
        <w:t>The d</w:t>
      </w:r>
      <w:r w:rsidR="00133AA7" w:rsidRPr="009752DF">
        <w:rPr>
          <w:rFonts w:ascii="Times New Roman" w:hAnsi="Times New Roman"/>
        </w:rPr>
        <w:t xml:space="preserve">eeper model faces the problems of Dying </w:t>
      </w:r>
      <w:r w:rsidR="003371B0" w:rsidRPr="009752DF">
        <w:rPr>
          <w:rFonts w:ascii="Times New Roman" w:hAnsi="Times New Roman"/>
        </w:rPr>
        <w:t>Rectified Linear Unit (</w:t>
      </w:r>
      <w:proofErr w:type="spellStart"/>
      <w:r w:rsidR="00133AA7" w:rsidRPr="009752DF">
        <w:rPr>
          <w:rFonts w:ascii="Times New Roman" w:hAnsi="Times New Roman"/>
        </w:rPr>
        <w:t>ReLU</w:t>
      </w:r>
      <w:proofErr w:type="spellEnd"/>
      <w:r w:rsidR="003371B0" w:rsidRPr="009752DF">
        <w:rPr>
          <w:rFonts w:ascii="Times New Roman" w:hAnsi="Times New Roman"/>
        </w:rPr>
        <w:t>)</w:t>
      </w:r>
      <w:r w:rsidR="00F7164D" w:rsidRPr="009752DF">
        <w:rPr>
          <w:rFonts w:ascii="Times New Roman" w:hAnsi="Times New Roman"/>
        </w:rPr>
        <w:t xml:space="preserve">, which </w:t>
      </w:r>
      <w:r w:rsidR="00533E9A" w:rsidRPr="009752DF">
        <w:rPr>
          <w:rFonts w:ascii="Times New Roman" w:hAnsi="Times New Roman"/>
        </w:rPr>
        <w:t xml:space="preserve">means the condition in which </w:t>
      </w:r>
      <w:r w:rsidR="00133AA7" w:rsidRPr="009752DF">
        <w:rPr>
          <w:rFonts w:ascii="Times New Roman" w:hAnsi="Times New Roman"/>
        </w:rPr>
        <w:t xml:space="preserve">many </w:t>
      </w:r>
      <w:proofErr w:type="spellStart"/>
      <w:r w:rsidR="00133AA7" w:rsidRPr="009752DF">
        <w:rPr>
          <w:rFonts w:ascii="Times New Roman" w:hAnsi="Times New Roman"/>
        </w:rPr>
        <w:t>ReLU</w:t>
      </w:r>
      <w:proofErr w:type="spellEnd"/>
      <w:r w:rsidR="00133AA7" w:rsidRPr="009752DF">
        <w:rPr>
          <w:rFonts w:ascii="Times New Roman" w:hAnsi="Times New Roman"/>
        </w:rPr>
        <w:t xml:space="preserve"> neurons </w:t>
      </w:r>
      <w:r w:rsidR="00533E9A" w:rsidRPr="009752DF">
        <w:rPr>
          <w:rFonts w:ascii="Times New Roman" w:hAnsi="Times New Roman"/>
        </w:rPr>
        <w:t xml:space="preserve">send </w:t>
      </w:r>
      <w:r w:rsidR="00133AA7" w:rsidRPr="009752DF">
        <w:rPr>
          <w:rFonts w:ascii="Times New Roman" w:hAnsi="Times New Roman"/>
        </w:rPr>
        <w:t xml:space="preserve">output values </w:t>
      </w:r>
      <w:r w:rsidR="00533E9A" w:rsidRPr="009752DF">
        <w:rPr>
          <w:rFonts w:ascii="Times New Roman" w:hAnsi="Times New Roman"/>
        </w:rPr>
        <w:t>as zero</w:t>
      </w:r>
      <w:r w:rsidR="004E35E7">
        <w:rPr>
          <w:rFonts w:ascii="Times New Roman" w:hAnsi="Times New Roman"/>
        </w:rPr>
        <w:t>,</w:t>
      </w:r>
      <w:r w:rsidR="00A52033" w:rsidRPr="009752DF">
        <w:rPr>
          <w:rFonts w:ascii="Times New Roman" w:hAnsi="Times New Roman"/>
        </w:rPr>
        <w:t xml:space="preserve"> and </w:t>
      </w:r>
      <w:r w:rsidR="00EA616B" w:rsidRPr="009752DF">
        <w:rPr>
          <w:rFonts w:ascii="Times New Roman" w:hAnsi="Times New Roman"/>
        </w:rPr>
        <w:t xml:space="preserve">the </w:t>
      </w:r>
      <w:r w:rsidR="00A52033" w:rsidRPr="009752DF">
        <w:rPr>
          <w:rFonts w:ascii="Times New Roman" w:hAnsi="Times New Roman"/>
        </w:rPr>
        <w:t>whole network</w:t>
      </w:r>
      <w:r w:rsidR="001327C7" w:rsidRPr="009752DF">
        <w:rPr>
          <w:rFonts w:ascii="Times New Roman" w:hAnsi="Times New Roman"/>
        </w:rPr>
        <w:t xml:space="preserve"> </w:t>
      </w:r>
      <w:r w:rsidR="00EA616B" w:rsidRPr="009752DF">
        <w:rPr>
          <w:rFonts w:ascii="Times New Roman" w:hAnsi="Times New Roman"/>
        </w:rPr>
        <w:t>gets</w:t>
      </w:r>
      <w:r w:rsidR="001327C7" w:rsidRPr="009752DF">
        <w:rPr>
          <w:rFonts w:ascii="Times New Roman" w:hAnsi="Times New Roman"/>
        </w:rPr>
        <w:t xml:space="preserve"> stuck</w:t>
      </w:r>
      <w:r w:rsidR="00D61E69">
        <w:rPr>
          <w:rFonts w:ascii="Times New Roman" w:hAnsi="Times New Roman"/>
        </w:rPr>
        <w:t xml:space="preserve"> and</w:t>
      </w:r>
      <w:r w:rsidR="003371B0" w:rsidRPr="009752DF">
        <w:rPr>
          <w:rFonts w:ascii="Times New Roman" w:hAnsi="Times New Roman"/>
        </w:rPr>
        <w:t xml:space="preserve"> n</w:t>
      </w:r>
      <w:r w:rsidR="001327C7" w:rsidRPr="009752DF">
        <w:rPr>
          <w:rFonts w:ascii="Times New Roman" w:hAnsi="Times New Roman"/>
        </w:rPr>
        <w:t xml:space="preserve">ever </w:t>
      </w:r>
      <w:r w:rsidR="00B41D3C">
        <w:rPr>
          <w:rFonts w:ascii="Times New Roman" w:hAnsi="Times New Roman"/>
        </w:rPr>
        <w:t>improves</w:t>
      </w:r>
      <w:r w:rsidR="001B45EF" w:rsidRPr="009752DF">
        <w:rPr>
          <w:rFonts w:ascii="Times New Roman" w:hAnsi="Times New Roman"/>
        </w:rPr>
        <w:t xml:space="preserve"> the per</w:t>
      </w:r>
      <w:r w:rsidRPr="009752DF">
        <w:rPr>
          <w:rFonts w:ascii="Times New Roman" w:hAnsi="Times New Roman"/>
        </w:rPr>
        <w:t>for</w:t>
      </w:r>
      <w:r w:rsidR="001B45EF" w:rsidRPr="009752DF">
        <w:rPr>
          <w:rFonts w:ascii="Times New Roman" w:hAnsi="Times New Roman"/>
        </w:rPr>
        <w:t xml:space="preserve">mance. </w:t>
      </w:r>
      <w:r w:rsidR="008C0C65" w:rsidRPr="009752DF">
        <w:rPr>
          <w:rFonts w:ascii="Times New Roman" w:hAnsi="Times New Roman"/>
        </w:rPr>
        <w:t xml:space="preserve">We replace the </w:t>
      </w:r>
      <w:proofErr w:type="spellStart"/>
      <w:r w:rsidR="008C0C65" w:rsidRPr="009752DF">
        <w:rPr>
          <w:rFonts w:ascii="Times New Roman" w:hAnsi="Times New Roman"/>
        </w:rPr>
        <w:t>ReLU</w:t>
      </w:r>
      <w:proofErr w:type="spellEnd"/>
      <w:r w:rsidR="008C0C65" w:rsidRPr="009752DF">
        <w:rPr>
          <w:rFonts w:ascii="Times New Roman" w:hAnsi="Times New Roman"/>
        </w:rPr>
        <w:t xml:space="preserve"> with the </w:t>
      </w:r>
      <w:proofErr w:type="spellStart"/>
      <w:r w:rsidR="00337E2F" w:rsidRPr="009752DF">
        <w:rPr>
          <w:rFonts w:ascii="Times New Roman" w:hAnsi="Times New Roman"/>
        </w:rPr>
        <w:t>LeakyReLU</w:t>
      </w:r>
      <w:proofErr w:type="spellEnd"/>
      <w:r w:rsidR="008C0C65" w:rsidRPr="009752DF">
        <w:rPr>
          <w:rFonts w:ascii="Times New Roman" w:hAnsi="Times New Roman"/>
        </w:rPr>
        <w:t xml:space="preserve"> to </w:t>
      </w:r>
      <w:r w:rsidR="00804CB6" w:rsidRPr="009752DF">
        <w:rPr>
          <w:rFonts w:ascii="Times New Roman" w:hAnsi="Times New Roman"/>
        </w:rPr>
        <w:t>initiate</w:t>
      </w:r>
      <w:r w:rsidR="008C0C65" w:rsidRPr="009752DF">
        <w:rPr>
          <w:rFonts w:ascii="Times New Roman" w:hAnsi="Times New Roman"/>
        </w:rPr>
        <w:t xml:space="preserve"> the dead features</w:t>
      </w:r>
      <w:r w:rsidR="00144CA6">
        <w:rPr>
          <w:rFonts w:ascii="Times New Roman" w:hAnsi="Times New Roman"/>
        </w:rPr>
        <w:t xml:space="preserve"> introduced by </w:t>
      </w:r>
      <w:r w:rsidR="008C0C65" w:rsidRPr="009752DF">
        <w:rPr>
          <w:rFonts w:ascii="Times New Roman" w:hAnsi="Times New Roman"/>
        </w:rPr>
        <w:t>zero gradients.</w:t>
      </w:r>
    </w:p>
    <w:p w14:paraId="0A9D62BC" w14:textId="10066074" w:rsidR="008C0C65" w:rsidRPr="009752DF" w:rsidRDefault="00EA616B" w:rsidP="00060011">
      <w:pPr>
        <w:pStyle w:val="MDPI38bullet"/>
        <w:spacing w:line="340" w:lineRule="atLeast"/>
        <w:rPr>
          <w:rFonts w:ascii="Times New Roman" w:hAnsi="Times New Roman"/>
        </w:rPr>
      </w:pPr>
      <w:r w:rsidRPr="009752DF">
        <w:rPr>
          <w:rFonts w:ascii="Times New Roman" w:hAnsi="Times New Roman"/>
        </w:rPr>
        <w:t>The s</w:t>
      </w:r>
      <w:r w:rsidR="001B45EF" w:rsidRPr="009752DF">
        <w:rPr>
          <w:rFonts w:ascii="Times New Roman" w:hAnsi="Times New Roman"/>
        </w:rPr>
        <w:t>ingle</w:t>
      </w:r>
      <w:r w:rsidR="008B66EA">
        <w:rPr>
          <w:rFonts w:ascii="Times New Roman" w:hAnsi="Times New Roman"/>
        </w:rPr>
        <w:t xml:space="preserve"> local and global skip connection </w:t>
      </w:r>
      <w:r w:rsidR="002B5327" w:rsidRPr="009752DF">
        <w:rPr>
          <w:rFonts w:ascii="Times New Roman" w:hAnsi="Times New Roman"/>
        </w:rPr>
        <w:t>do</w:t>
      </w:r>
      <w:r w:rsidR="00F863EB" w:rsidRPr="009752DF">
        <w:rPr>
          <w:rFonts w:ascii="Times New Roman" w:hAnsi="Times New Roman"/>
        </w:rPr>
        <w:t>es</w:t>
      </w:r>
      <w:r w:rsidR="002B5327" w:rsidRPr="009752DF">
        <w:rPr>
          <w:rFonts w:ascii="Times New Roman" w:hAnsi="Times New Roman"/>
        </w:rPr>
        <w:t xml:space="preserve"> not reconstruct the visually pleasing high</w:t>
      </w:r>
      <w:r w:rsidR="00F863EB" w:rsidRPr="009752DF">
        <w:rPr>
          <w:rFonts w:ascii="Times New Roman" w:hAnsi="Times New Roman"/>
        </w:rPr>
        <w:t>-</w:t>
      </w:r>
      <w:r w:rsidR="002B5327" w:rsidRPr="009752DF">
        <w:rPr>
          <w:rFonts w:ascii="Times New Roman" w:hAnsi="Times New Roman"/>
        </w:rPr>
        <w:t>quality HR image and introduce</w:t>
      </w:r>
      <w:r w:rsidR="00F863EB" w:rsidRPr="009752DF">
        <w:rPr>
          <w:rFonts w:ascii="Times New Roman" w:hAnsi="Times New Roman"/>
        </w:rPr>
        <w:t>s</w:t>
      </w:r>
      <w:r w:rsidR="002B5327" w:rsidRPr="009752DF">
        <w:rPr>
          <w:rFonts w:ascii="Times New Roman" w:hAnsi="Times New Roman"/>
        </w:rPr>
        <w:t xml:space="preserve"> blurry artifacts </w:t>
      </w:r>
      <w:r w:rsidRPr="009752DF">
        <w:rPr>
          <w:rFonts w:ascii="Times New Roman" w:hAnsi="Times New Roman"/>
        </w:rPr>
        <w:t>to</w:t>
      </w:r>
      <w:r w:rsidR="002B5327" w:rsidRPr="009752DF">
        <w:rPr>
          <w:rFonts w:ascii="Times New Roman" w:hAnsi="Times New Roman"/>
        </w:rPr>
        <w:t xml:space="preserve"> the HR</w:t>
      </w:r>
      <w:r w:rsidR="0086696B" w:rsidRPr="009752DF">
        <w:rPr>
          <w:rFonts w:ascii="Times New Roman" w:hAnsi="Times New Roman"/>
        </w:rPr>
        <w:t xml:space="preserve"> output</w:t>
      </w:r>
      <w:r w:rsidR="002B5327" w:rsidRPr="009752DF">
        <w:rPr>
          <w:rFonts w:ascii="Times New Roman" w:hAnsi="Times New Roman"/>
        </w:rPr>
        <w:t xml:space="preserve"> image. </w:t>
      </w:r>
      <w:r w:rsidR="008C0C65" w:rsidRPr="009752DF">
        <w:rPr>
          <w:rFonts w:ascii="Times New Roman" w:hAnsi="Times New Roman"/>
        </w:rPr>
        <w:t xml:space="preserve">We </w:t>
      </w:r>
      <w:r w:rsidR="00144CA6">
        <w:rPr>
          <w:rFonts w:ascii="Times New Roman" w:hAnsi="Times New Roman"/>
        </w:rPr>
        <w:t xml:space="preserve">adopt </w:t>
      </w:r>
      <w:proofErr w:type="gramStart"/>
      <w:r w:rsidR="00A45BBA" w:rsidRPr="009752DF">
        <w:rPr>
          <w:rFonts w:ascii="Times New Roman" w:hAnsi="Times New Roman"/>
        </w:rPr>
        <w:t>an</w:t>
      </w:r>
      <w:proofErr w:type="gramEnd"/>
      <w:r w:rsidR="00A45BBA" w:rsidRPr="009752DF">
        <w:rPr>
          <w:rFonts w:ascii="Times New Roman" w:hAnsi="Times New Roman"/>
        </w:rPr>
        <w:t xml:space="preserve"> </w:t>
      </w:r>
      <w:r w:rsidR="00144CA6" w:rsidRPr="009752DF">
        <w:rPr>
          <w:rFonts w:ascii="Times New Roman" w:hAnsi="Times New Roman"/>
        </w:rPr>
        <w:t>different</w:t>
      </w:r>
      <w:r w:rsidR="00A45BBA" w:rsidRPr="009752DF">
        <w:rPr>
          <w:rFonts w:ascii="Times New Roman" w:hAnsi="Times New Roman"/>
        </w:rPr>
        <w:t xml:space="preserve"> </w:t>
      </w:r>
      <w:r w:rsidR="00144CA6" w:rsidRPr="009752DF">
        <w:rPr>
          <w:rFonts w:ascii="Times New Roman" w:hAnsi="Times New Roman"/>
        </w:rPr>
        <w:t>approach</w:t>
      </w:r>
      <w:r w:rsidR="00A45BBA" w:rsidRPr="009752DF">
        <w:rPr>
          <w:rFonts w:ascii="Times New Roman" w:hAnsi="Times New Roman"/>
        </w:rPr>
        <w:t xml:space="preserve"> and </w:t>
      </w:r>
      <w:r w:rsidR="004E35E7">
        <w:rPr>
          <w:rFonts w:ascii="Times New Roman" w:hAnsi="Times New Roman"/>
        </w:rPr>
        <w:t>extracted</w:t>
      </w:r>
      <w:r w:rsidR="00A45BBA" w:rsidRPr="009752DF">
        <w:rPr>
          <w:rFonts w:ascii="Times New Roman" w:hAnsi="Times New Roman"/>
        </w:rPr>
        <w:t xml:space="preserve"> the features information from </w:t>
      </w:r>
      <w:r w:rsidRPr="009752DF">
        <w:rPr>
          <w:rFonts w:ascii="Times New Roman" w:hAnsi="Times New Roman"/>
        </w:rPr>
        <w:t xml:space="preserve">the </w:t>
      </w:r>
      <w:r w:rsidR="004E35E7">
        <w:rPr>
          <w:rFonts w:ascii="Times New Roman" w:hAnsi="Times New Roman"/>
        </w:rPr>
        <w:t>multi-local</w:t>
      </w:r>
      <w:r w:rsidR="00FF5762">
        <w:rPr>
          <w:rFonts w:ascii="Times New Roman" w:hAnsi="Times New Roman"/>
        </w:rPr>
        <w:t>, sub-local</w:t>
      </w:r>
      <w:r w:rsidR="004E35E7">
        <w:rPr>
          <w:rFonts w:ascii="Times New Roman" w:hAnsi="Times New Roman"/>
        </w:rPr>
        <w:t>,</w:t>
      </w:r>
      <w:r w:rsidR="00FF5762">
        <w:rPr>
          <w:rFonts w:ascii="Times New Roman" w:hAnsi="Times New Roman"/>
        </w:rPr>
        <w:t xml:space="preserve"> and global skip connections </w:t>
      </w:r>
      <w:r w:rsidR="00A45BBA" w:rsidRPr="009752DF">
        <w:rPr>
          <w:rFonts w:ascii="Times New Roman" w:hAnsi="Times New Roman"/>
        </w:rPr>
        <w:t>to</w:t>
      </w:r>
      <w:r w:rsidR="0086696B" w:rsidRPr="009752DF">
        <w:rPr>
          <w:rFonts w:ascii="Times New Roman" w:hAnsi="Times New Roman"/>
        </w:rPr>
        <w:t xml:space="preserve"> </w:t>
      </w:r>
      <w:r w:rsidR="001D0B9C" w:rsidRPr="009752DF">
        <w:rPr>
          <w:rFonts w:ascii="Times New Roman" w:hAnsi="Times New Roman"/>
        </w:rPr>
        <w:t>reconstruct the visually pleasing</w:t>
      </w:r>
      <w:r w:rsidR="004E35E7">
        <w:rPr>
          <w:rFonts w:ascii="Times New Roman" w:hAnsi="Times New Roman"/>
        </w:rPr>
        <w:t>,</w:t>
      </w:r>
      <w:r w:rsidR="001D0B9C" w:rsidRPr="009752DF">
        <w:rPr>
          <w:rFonts w:ascii="Times New Roman" w:hAnsi="Times New Roman"/>
        </w:rPr>
        <w:t xml:space="preserve"> </w:t>
      </w:r>
      <w:r w:rsidR="009B2F70" w:rsidRPr="009752DF">
        <w:rPr>
          <w:rFonts w:ascii="Times New Roman" w:hAnsi="Times New Roman"/>
        </w:rPr>
        <w:t>high</w:t>
      </w:r>
      <w:r w:rsidR="00F863EB" w:rsidRPr="009752DF">
        <w:rPr>
          <w:rFonts w:ascii="Times New Roman" w:hAnsi="Times New Roman"/>
        </w:rPr>
        <w:t>-</w:t>
      </w:r>
      <w:r w:rsidR="009B2F70" w:rsidRPr="009752DF">
        <w:rPr>
          <w:rFonts w:ascii="Times New Roman" w:hAnsi="Times New Roman"/>
        </w:rPr>
        <w:t xml:space="preserve">quality </w:t>
      </w:r>
      <w:r w:rsidR="001D0B9C" w:rsidRPr="009752DF">
        <w:rPr>
          <w:rFonts w:ascii="Times New Roman" w:hAnsi="Times New Roman"/>
        </w:rPr>
        <w:t>HR image</w:t>
      </w:r>
      <w:r w:rsidR="008C0C65" w:rsidRPr="009752DF">
        <w:rPr>
          <w:rFonts w:ascii="Times New Roman" w:hAnsi="Times New Roman"/>
        </w:rPr>
        <w:t>.</w:t>
      </w:r>
    </w:p>
    <w:p w14:paraId="52E17AE5" w14:textId="1D8B9E3C" w:rsidR="008C0C65" w:rsidRDefault="008C0C65" w:rsidP="00E21EA3">
      <w:pPr>
        <w:pStyle w:val="MDPI21heading1"/>
        <w:spacing w:line="340" w:lineRule="atLeast"/>
        <w:ind w:firstLine="357"/>
        <w:jc w:val="both"/>
        <w:rPr>
          <w:rFonts w:ascii="Times New Roman" w:hAnsi="Times New Roman"/>
          <w:b w:val="0"/>
        </w:rPr>
      </w:pPr>
      <w:r w:rsidRPr="009752DF">
        <w:rPr>
          <w:rFonts w:ascii="Times New Roman" w:hAnsi="Times New Roman"/>
          <w:b w:val="0"/>
        </w:rPr>
        <w:t xml:space="preserve">The remaining </w:t>
      </w:r>
      <w:r w:rsidR="00690781" w:rsidRPr="009752DF">
        <w:rPr>
          <w:rFonts w:ascii="Times New Roman" w:hAnsi="Times New Roman"/>
          <w:b w:val="0"/>
        </w:rPr>
        <w:t>sub-</w:t>
      </w:r>
      <w:r w:rsidRPr="009752DF">
        <w:rPr>
          <w:rFonts w:ascii="Times New Roman" w:hAnsi="Times New Roman"/>
          <w:b w:val="0"/>
        </w:rPr>
        <w:t>section of </w:t>
      </w:r>
      <w:r w:rsidR="00690781" w:rsidRPr="009752DF">
        <w:rPr>
          <w:rFonts w:ascii="Times New Roman" w:hAnsi="Times New Roman"/>
          <w:b w:val="0"/>
        </w:rPr>
        <w:t>our work is explained under</w:t>
      </w:r>
      <w:r w:rsidRPr="009752DF">
        <w:rPr>
          <w:rFonts w:ascii="Times New Roman" w:hAnsi="Times New Roman"/>
          <w:b w:val="0"/>
        </w:rPr>
        <w:t>. Section 2 discusses the</w:t>
      </w:r>
      <w:r w:rsidR="00690781" w:rsidRPr="009752DF">
        <w:rPr>
          <w:rFonts w:ascii="Times New Roman" w:hAnsi="Times New Roman"/>
          <w:b w:val="0"/>
        </w:rPr>
        <w:t xml:space="preserve"> related </w:t>
      </w:r>
      <w:r w:rsidR="00F863EB" w:rsidRPr="009752DF">
        <w:rPr>
          <w:rFonts w:ascii="Times New Roman" w:hAnsi="Times New Roman"/>
          <w:b w:val="0"/>
        </w:rPr>
        <w:t xml:space="preserve">works </w:t>
      </w:r>
      <w:r w:rsidRPr="009752DF">
        <w:rPr>
          <w:rFonts w:ascii="Times New Roman" w:hAnsi="Times New Roman"/>
          <w:b w:val="0"/>
        </w:rPr>
        <w:t>of</w:t>
      </w:r>
      <w:r w:rsidR="00690781" w:rsidRPr="009752DF">
        <w:rPr>
          <w:rFonts w:ascii="Times New Roman" w:hAnsi="Times New Roman"/>
          <w:b w:val="0"/>
        </w:rPr>
        <w:t xml:space="preserve"> </w:t>
      </w:r>
      <w:r w:rsidR="00AE10FD" w:rsidRPr="009752DF">
        <w:rPr>
          <w:rFonts w:ascii="Times New Roman" w:hAnsi="Times New Roman"/>
          <w:b w:val="0"/>
        </w:rPr>
        <w:t xml:space="preserve">deep CNN </w:t>
      </w:r>
      <w:r w:rsidRPr="009752DF">
        <w:rPr>
          <w:rFonts w:ascii="Times New Roman" w:hAnsi="Times New Roman"/>
          <w:b w:val="0"/>
        </w:rPr>
        <w:t xml:space="preserve">image SR </w:t>
      </w:r>
      <w:r w:rsidR="00AE10FD" w:rsidRPr="009752DF">
        <w:rPr>
          <w:rFonts w:ascii="Times New Roman" w:hAnsi="Times New Roman"/>
          <w:b w:val="0"/>
        </w:rPr>
        <w:t xml:space="preserve">methods. </w:t>
      </w:r>
      <w:r w:rsidRPr="009752DF">
        <w:rPr>
          <w:rFonts w:ascii="Times New Roman" w:hAnsi="Times New Roman"/>
          <w:b w:val="0"/>
        </w:rPr>
        <w:t>Section 3 </w:t>
      </w:r>
      <w:r w:rsidR="00AE10FD" w:rsidRPr="009752DF">
        <w:rPr>
          <w:rFonts w:ascii="Times New Roman" w:hAnsi="Times New Roman"/>
          <w:b w:val="0"/>
        </w:rPr>
        <w:t>explain</w:t>
      </w:r>
      <w:r w:rsidR="00F863EB" w:rsidRPr="009752DF">
        <w:rPr>
          <w:rFonts w:ascii="Times New Roman" w:hAnsi="Times New Roman"/>
          <w:b w:val="0"/>
        </w:rPr>
        <w:t>s</w:t>
      </w:r>
      <w:r w:rsidR="00AE10FD" w:rsidRPr="009752DF">
        <w:rPr>
          <w:rFonts w:ascii="Times New Roman" w:hAnsi="Times New Roman"/>
          <w:b w:val="0"/>
        </w:rPr>
        <w:t xml:space="preserve"> the designed framework </w:t>
      </w:r>
      <w:r w:rsidRPr="009752DF">
        <w:rPr>
          <w:rFonts w:ascii="Times New Roman" w:hAnsi="Times New Roman"/>
          <w:b w:val="0"/>
        </w:rPr>
        <w:t xml:space="preserve">for SISR in detail. </w:t>
      </w:r>
      <w:r w:rsidR="00AE10FD" w:rsidRPr="009752DF">
        <w:rPr>
          <w:rFonts w:ascii="Times New Roman" w:hAnsi="Times New Roman"/>
          <w:b w:val="0"/>
        </w:rPr>
        <w:t xml:space="preserve">In section 4, we discussed the experimental evaluations </w:t>
      </w:r>
      <w:r w:rsidR="003120EC" w:rsidRPr="009752DF">
        <w:rPr>
          <w:rFonts w:ascii="Times New Roman" w:hAnsi="Times New Roman"/>
          <w:b w:val="0"/>
        </w:rPr>
        <w:t>with other state-of-the-art methods. Finally, section 5 explain</w:t>
      </w:r>
      <w:r w:rsidR="00F863EB" w:rsidRPr="009752DF">
        <w:rPr>
          <w:rFonts w:ascii="Times New Roman" w:hAnsi="Times New Roman"/>
          <w:b w:val="0"/>
        </w:rPr>
        <w:t>s</w:t>
      </w:r>
      <w:r w:rsidR="003120EC" w:rsidRPr="009752DF">
        <w:rPr>
          <w:rFonts w:ascii="Times New Roman" w:hAnsi="Times New Roman"/>
          <w:b w:val="0"/>
        </w:rPr>
        <w:t xml:space="preserve"> the conclusion part.</w:t>
      </w:r>
      <w:r w:rsidR="00E50D7E">
        <w:rPr>
          <w:rFonts w:ascii="Times New Roman" w:hAnsi="Times New Roman"/>
          <w:b w:val="0"/>
        </w:rPr>
        <w:t xml:space="preserve"> </w:t>
      </w:r>
    </w:p>
    <w:p w14:paraId="4B32FE68" w14:textId="12B3DBCA" w:rsidR="00D00F30" w:rsidRPr="002D0903" w:rsidRDefault="00155CDC" w:rsidP="00BD1EE2">
      <w:pPr>
        <w:pStyle w:val="MDPI21heading1"/>
        <w:numPr>
          <w:ilvl w:val="0"/>
          <w:numId w:val="4"/>
        </w:numPr>
        <w:rPr>
          <w:rFonts w:ascii="Times New Roman" w:hAnsi="Times New Roman"/>
          <w:color w:val="auto"/>
        </w:rPr>
      </w:pPr>
      <w:r w:rsidRPr="002D0903">
        <w:rPr>
          <w:rFonts w:ascii="Times New Roman" w:hAnsi="Times New Roman"/>
          <w:color w:val="auto"/>
        </w:rPr>
        <w:t xml:space="preserve">Related </w:t>
      </w:r>
      <w:r w:rsidR="001870DC" w:rsidRPr="002D0903">
        <w:rPr>
          <w:rFonts w:ascii="Times New Roman" w:hAnsi="Times New Roman"/>
          <w:color w:val="auto"/>
        </w:rPr>
        <w:t>w</w:t>
      </w:r>
      <w:r w:rsidRPr="002D0903">
        <w:rPr>
          <w:rFonts w:ascii="Times New Roman" w:hAnsi="Times New Roman"/>
          <w:color w:val="auto"/>
        </w:rPr>
        <w:t>orks</w:t>
      </w:r>
      <w:r w:rsidR="007F6369" w:rsidRPr="002D0903">
        <w:rPr>
          <w:rFonts w:ascii="Times New Roman" w:hAnsi="Times New Roman"/>
          <w:color w:val="auto"/>
        </w:rPr>
        <w:t xml:space="preserve"> </w:t>
      </w:r>
    </w:p>
    <w:p w14:paraId="4A0DB4D6" w14:textId="2F210368" w:rsidR="00D35A4F" w:rsidRDefault="009F0854" w:rsidP="00CC14D5">
      <w:pPr>
        <w:ind w:firstLine="360"/>
        <w:rPr>
          <w:bCs/>
          <w:sz w:val="20"/>
          <w:lang w:bidi="en-US"/>
        </w:rPr>
      </w:pPr>
      <w:bookmarkStart w:id="6" w:name="_Hlk38701012"/>
      <w:r w:rsidRPr="009F0854">
        <w:rPr>
          <w:bCs/>
          <w:sz w:val="20"/>
          <w:lang w:bidi="en-US"/>
        </w:rPr>
        <w:t>The objective of SISR is to reconstruct the original LR input image into a</w:t>
      </w:r>
      <w:r w:rsidR="002E7605">
        <w:rPr>
          <w:bCs/>
          <w:sz w:val="20"/>
          <w:lang w:bidi="en-US"/>
        </w:rPr>
        <w:t xml:space="preserve"> visually </w:t>
      </w:r>
      <w:r w:rsidRPr="009F0854">
        <w:rPr>
          <w:bCs/>
          <w:sz w:val="20"/>
          <w:lang w:bidi="en-US"/>
        </w:rPr>
        <w:t xml:space="preserve">appealing HR output image that contains detailed information. Many researchers have started </w:t>
      </w:r>
      <w:r w:rsidR="00D61E69">
        <w:rPr>
          <w:bCs/>
          <w:sz w:val="20"/>
          <w:lang w:bidi="en-US"/>
        </w:rPr>
        <w:t>solving</w:t>
      </w:r>
      <w:r w:rsidRPr="009F0854">
        <w:rPr>
          <w:bCs/>
          <w:sz w:val="20"/>
          <w:lang w:bidi="en-US"/>
        </w:rPr>
        <w:t xml:space="preserve"> the image SR problem </w:t>
      </w:r>
      <w:r w:rsidR="00D61E69">
        <w:rPr>
          <w:bCs/>
          <w:sz w:val="20"/>
          <w:lang w:bidi="en-US"/>
        </w:rPr>
        <w:t xml:space="preserve">differently </w:t>
      </w:r>
      <w:r w:rsidRPr="009F0854">
        <w:rPr>
          <w:bCs/>
          <w:sz w:val="20"/>
          <w:lang w:bidi="en-US"/>
        </w:rPr>
        <w:t>since deep CNN learning-based architecture became famous</w:t>
      </w:r>
      <w:r w:rsidR="00D61E69">
        <w:rPr>
          <w:bCs/>
          <w:sz w:val="20"/>
          <w:lang w:bidi="en-US"/>
        </w:rPr>
        <w:t xml:space="preserve">. </w:t>
      </w:r>
      <w:r w:rsidR="00E72B1B">
        <w:rPr>
          <w:bCs/>
          <w:sz w:val="20"/>
          <w:lang w:bidi="en-US"/>
        </w:rPr>
        <w:t>I</w:t>
      </w:r>
      <w:r w:rsidR="00D61E69">
        <w:rPr>
          <w:bCs/>
          <w:sz w:val="20"/>
          <w:lang w:bidi="en-US"/>
        </w:rPr>
        <w:t>n</w:t>
      </w:r>
      <w:r w:rsidRPr="009F0854">
        <w:rPr>
          <w:bCs/>
          <w:sz w:val="20"/>
          <w:lang w:bidi="en-US"/>
        </w:rPr>
        <w:t xml:space="preserve"> this </w:t>
      </w:r>
      <w:r w:rsidR="002E7605">
        <w:rPr>
          <w:bCs/>
          <w:sz w:val="20"/>
          <w:lang w:bidi="en-US"/>
        </w:rPr>
        <w:t>paper</w:t>
      </w:r>
      <w:r w:rsidRPr="009F0854">
        <w:rPr>
          <w:bCs/>
          <w:sz w:val="20"/>
          <w:lang w:bidi="en-US"/>
        </w:rPr>
        <w:t xml:space="preserve">, we only go into detail about </w:t>
      </w:r>
      <w:r w:rsidR="002E7605" w:rsidRPr="009F0854">
        <w:rPr>
          <w:bCs/>
          <w:sz w:val="20"/>
          <w:lang w:bidi="en-US"/>
        </w:rPr>
        <w:t>current</w:t>
      </w:r>
      <w:r w:rsidRPr="009F0854">
        <w:rPr>
          <w:bCs/>
          <w:sz w:val="20"/>
          <w:lang w:bidi="en-US"/>
        </w:rPr>
        <w:t xml:space="preserve"> deep learning CNN-based approaches.</w:t>
      </w:r>
      <w:r w:rsidR="00ED5D5E">
        <w:rPr>
          <w:bCs/>
          <w:sz w:val="20"/>
          <w:lang w:bidi="en-US"/>
        </w:rPr>
        <w:t xml:space="preserve"> </w:t>
      </w:r>
      <w:r w:rsidR="00ED5D5E" w:rsidRPr="00ED5D5E">
        <w:rPr>
          <w:bCs/>
          <w:sz w:val="20"/>
          <w:lang w:bidi="en-US"/>
        </w:rPr>
        <w:t>The Super-Resolution Convolutional Neural Network (SRCNN)</w:t>
      </w:r>
      <w:r w:rsidR="00ED5D5E">
        <w:rPr>
          <w:bCs/>
          <w:sz w:val="20"/>
          <w:lang w:bidi="en-US"/>
        </w:rPr>
        <w:t xml:space="preserve"> </w:t>
      </w:r>
      <w:r w:rsidR="00ED5D5E" w:rsidRPr="009752DF">
        <w:rPr>
          <w:bCs/>
          <w:sz w:val="20"/>
          <w:lang w:bidi="en-US"/>
        </w:rPr>
        <w:fldChar w:fldCharType="begin"/>
      </w:r>
      <w:r w:rsidR="00295994">
        <w:rPr>
          <w:bCs/>
          <w:sz w:val="20"/>
          <w:lang w:bidi="en-US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ED5D5E" w:rsidRPr="009752DF">
        <w:rPr>
          <w:bCs/>
          <w:sz w:val="20"/>
          <w:lang w:bidi="en-US"/>
        </w:rPr>
        <w:fldChar w:fldCharType="separate"/>
      </w:r>
      <w:r w:rsidR="00295994">
        <w:rPr>
          <w:bCs/>
          <w:noProof/>
          <w:sz w:val="20"/>
          <w:lang w:bidi="en-US"/>
        </w:rPr>
        <w:t>[6]</w:t>
      </w:r>
      <w:r w:rsidR="00ED5D5E" w:rsidRPr="009752DF">
        <w:rPr>
          <w:bCs/>
          <w:sz w:val="20"/>
          <w:lang w:bidi="en-US"/>
        </w:rPr>
        <w:fldChar w:fldCharType="end"/>
      </w:r>
      <w:r w:rsidR="00ED5D5E" w:rsidRPr="00ED5D5E">
        <w:rPr>
          <w:bCs/>
          <w:sz w:val="20"/>
          <w:lang w:bidi="en-US"/>
        </w:rPr>
        <w:t xml:space="preserve"> is the first deep learning-based solution to the SISR problem proposed by Dong et al. Comparing this strategy to all earlier SR techniques</w:t>
      </w:r>
      <w:r w:rsidR="004E35E7">
        <w:rPr>
          <w:bCs/>
          <w:sz w:val="20"/>
          <w:lang w:bidi="en-US"/>
        </w:rPr>
        <w:t>, and it</w:t>
      </w:r>
      <w:r w:rsidR="00ED5D5E" w:rsidRPr="00ED5D5E">
        <w:rPr>
          <w:bCs/>
          <w:sz w:val="20"/>
          <w:lang w:bidi="en-US"/>
        </w:rPr>
        <w:t xml:space="preserve"> exhibits considerable gains.</w:t>
      </w:r>
      <w:bookmarkStart w:id="7" w:name="_Hlk38720155"/>
      <w:bookmarkEnd w:id="6"/>
      <w:r w:rsidR="001A0134">
        <w:rPr>
          <w:bCs/>
          <w:sz w:val="20"/>
          <w:lang w:bidi="en-US"/>
        </w:rPr>
        <w:t xml:space="preserve"> </w:t>
      </w:r>
      <w:r w:rsidR="00C67409" w:rsidRPr="009752DF">
        <w:rPr>
          <w:bCs/>
          <w:color w:val="auto"/>
          <w:sz w:val="20"/>
          <w:lang w:bidi="en-US"/>
        </w:rPr>
        <w:t xml:space="preserve">SRCNN </w:t>
      </w:r>
      <w:r w:rsidR="00854681" w:rsidRPr="009752DF">
        <w:rPr>
          <w:color w:val="auto"/>
          <w:sz w:val="18"/>
          <w:szCs w:val="18"/>
        </w:rPr>
        <w:fldChar w:fldCharType="begin"/>
      </w:r>
      <w:r w:rsidR="00295994">
        <w:rPr>
          <w:color w:val="auto"/>
          <w:sz w:val="18"/>
          <w:szCs w:val="18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854681" w:rsidRPr="009752DF">
        <w:rPr>
          <w:color w:val="auto"/>
          <w:sz w:val="18"/>
          <w:szCs w:val="18"/>
        </w:rPr>
        <w:fldChar w:fldCharType="separate"/>
      </w:r>
      <w:r w:rsidR="00295994">
        <w:rPr>
          <w:noProof/>
          <w:color w:val="auto"/>
          <w:sz w:val="18"/>
          <w:szCs w:val="18"/>
        </w:rPr>
        <w:t>[6]</w:t>
      </w:r>
      <w:r w:rsidR="00854681" w:rsidRPr="009752DF">
        <w:rPr>
          <w:color w:val="auto"/>
          <w:sz w:val="18"/>
          <w:szCs w:val="18"/>
        </w:rPr>
        <w:fldChar w:fldCharType="end"/>
      </w:r>
      <w:r w:rsidR="00854681" w:rsidRPr="009752DF">
        <w:rPr>
          <w:bCs/>
          <w:color w:val="auto"/>
          <w:sz w:val="20"/>
          <w:lang w:bidi="en-US"/>
        </w:rPr>
        <w:t xml:space="preserve"> </w:t>
      </w:r>
      <w:r w:rsidR="00C67409" w:rsidRPr="009752DF">
        <w:rPr>
          <w:bCs/>
          <w:color w:val="auto"/>
          <w:sz w:val="20"/>
          <w:lang w:bidi="en-US"/>
        </w:rPr>
        <w:t xml:space="preserve">model </w:t>
      </w:r>
      <w:r w:rsidR="00DE20CE">
        <w:rPr>
          <w:bCs/>
          <w:color w:val="auto"/>
          <w:sz w:val="20"/>
          <w:lang w:bidi="en-US"/>
        </w:rPr>
        <w:t xml:space="preserve">depends on </w:t>
      </w:r>
      <w:r w:rsidR="004A738B" w:rsidRPr="009752DF">
        <w:rPr>
          <w:bCs/>
          <w:color w:val="auto"/>
          <w:sz w:val="20"/>
          <w:lang w:bidi="en-US"/>
        </w:rPr>
        <w:t xml:space="preserve">three </w:t>
      </w:r>
      <w:r w:rsidR="00DE20CE">
        <w:rPr>
          <w:bCs/>
          <w:color w:val="auto"/>
          <w:sz w:val="20"/>
          <w:lang w:bidi="en-US"/>
        </w:rPr>
        <w:t xml:space="preserve">CNN </w:t>
      </w:r>
      <w:r w:rsidR="00514199" w:rsidRPr="009752DF">
        <w:rPr>
          <w:bCs/>
          <w:color w:val="auto"/>
          <w:sz w:val="20"/>
          <w:lang w:bidi="en-US"/>
        </w:rPr>
        <w:t xml:space="preserve">layers to predict the </w:t>
      </w:r>
      <w:r w:rsidR="00971B88" w:rsidRPr="009752DF">
        <w:rPr>
          <w:bCs/>
          <w:color w:val="auto"/>
          <w:sz w:val="20"/>
          <w:lang w:bidi="en-US"/>
        </w:rPr>
        <w:t>output</w:t>
      </w:r>
      <w:r w:rsidR="00887348" w:rsidRPr="009752DF">
        <w:rPr>
          <w:bCs/>
          <w:color w:val="auto"/>
          <w:sz w:val="20"/>
          <w:lang w:bidi="en-US"/>
        </w:rPr>
        <w:t xml:space="preserve"> from the interpolated version of </w:t>
      </w:r>
      <w:r w:rsidR="00442C71" w:rsidRPr="009752DF">
        <w:rPr>
          <w:bCs/>
          <w:color w:val="auto"/>
          <w:sz w:val="20"/>
          <w:lang w:bidi="en-US"/>
        </w:rPr>
        <w:t xml:space="preserve">the </w:t>
      </w:r>
      <w:r w:rsidR="00887348" w:rsidRPr="009752DF">
        <w:rPr>
          <w:bCs/>
          <w:color w:val="auto"/>
          <w:sz w:val="20"/>
          <w:lang w:bidi="en-US"/>
        </w:rPr>
        <w:t xml:space="preserve">upscaled image to reconstruct the HR image. </w:t>
      </w:r>
      <w:r w:rsidR="00FE7BEB" w:rsidRPr="009752DF">
        <w:rPr>
          <w:bCs/>
          <w:color w:val="auto"/>
          <w:sz w:val="20"/>
          <w:lang w:bidi="en-US"/>
        </w:rPr>
        <w:t xml:space="preserve">Although, there </w:t>
      </w:r>
      <w:r w:rsidR="00CB73FA" w:rsidRPr="009752DF">
        <w:rPr>
          <w:bCs/>
          <w:color w:val="auto"/>
          <w:sz w:val="20"/>
          <w:lang w:bidi="en-US"/>
        </w:rPr>
        <w:t>is</w:t>
      </w:r>
      <w:r w:rsidR="00FE7BEB" w:rsidRPr="009752DF">
        <w:rPr>
          <w:bCs/>
          <w:color w:val="auto"/>
          <w:sz w:val="20"/>
          <w:lang w:bidi="en-US"/>
        </w:rPr>
        <w:t xml:space="preserve"> some weakness </w:t>
      </w:r>
      <w:r w:rsidR="00CB73FA" w:rsidRPr="009752DF">
        <w:rPr>
          <w:bCs/>
          <w:color w:val="auto"/>
          <w:sz w:val="20"/>
          <w:lang w:bidi="en-US"/>
        </w:rPr>
        <w:t>in</w:t>
      </w:r>
      <w:r w:rsidR="00FE7BEB" w:rsidRPr="009752DF">
        <w:rPr>
          <w:bCs/>
          <w:color w:val="auto"/>
          <w:sz w:val="20"/>
          <w:lang w:bidi="en-US"/>
        </w:rPr>
        <w:t xml:space="preserve"> this model</w:t>
      </w:r>
      <w:r w:rsidR="004A738B" w:rsidRPr="009752DF">
        <w:rPr>
          <w:bCs/>
          <w:color w:val="auto"/>
          <w:sz w:val="20"/>
          <w:lang w:bidi="en-US"/>
        </w:rPr>
        <w:t xml:space="preserve">. First, </w:t>
      </w:r>
      <w:r w:rsidR="007B7B22" w:rsidRPr="009752DF">
        <w:rPr>
          <w:bCs/>
          <w:color w:val="auto"/>
          <w:sz w:val="20"/>
          <w:lang w:bidi="en-US"/>
        </w:rPr>
        <w:t>the proposed</w:t>
      </w:r>
      <w:r w:rsidR="007B7B22" w:rsidRPr="009752DF">
        <w:rPr>
          <w:bCs/>
          <w:sz w:val="20"/>
          <w:lang w:bidi="en-US"/>
        </w:rPr>
        <w:t xml:space="preserve"> </w:t>
      </w:r>
      <w:r w:rsidR="001870DC" w:rsidRPr="009752DF">
        <w:rPr>
          <w:bCs/>
          <w:sz w:val="20"/>
          <w:lang w:bidi="en-US"/>
        </w:rPr>
        <w:t xml:space="preserve">model </w:t>
      </w:r>
      <w:r w:rsidR="007B7B22" w:rsidRPr="009752DF">
        <w:rPr>
          <w:bCs/>
          <w:sz w:val="20"/>
          <w:lang w:bidi="en-US"/>
        </w:rPr>
        <w:t xml:space="preserve">used bicubic interpolation </w:t>
      </w:r>
      <w:r w:rsidR="00520DDE" w:rsidRPr="009752DF">
        <w:rPr>
          <w:bCs/>
          <w:sz w:val="20"/>
          <w:lang w:bidi="en-US"/>
        </w:rPr>
        <w:t xml:space="preserve">to upscale the </w:t>
      </w:r>
      <w:r w:rsidR="004A738B" w:rsidRPr="009752DF">
        <w:rPr>
          <w:bCs/>
          <w:sz w:val="20"/>
          <w:lang w:bidi="en-US"/>
        </w:rPr>
        <w:t xml:space="preserve">original LR image, </w:t>
      </w:r>
      <w:r w:rsidR="00887348" w:rsidRPr="009752DF">
        <w:rPr>
          <w:bCs/>
          <w:sz w:val="20"/>
          <w:lang w:bidi="en-US"/>
        </w:rPr>
        <w:t xml:space="preserve">but </w:t>
      </w:r>
      <w:r w:rsidR="004A738B" w:rsidRPr="009752DF">
        <w:rPr>
          <w:bCs/>
          <w:sz w:val="20"/>
          <w:lang w:bidi="en-US"/>
        </w:rPr>
        <w:t xml:space="preserve">bicubic interpolation introduced blurry results and </w:t>
      </w:r>
      <w:r w:rsidR="004E35E7">
        <w:rPr>
          <w:bCs/>
          <w:sz w:val="20"/>
          <w:lang w:bidi="en-US"/>
        </w:rPr>
        <w:t>did</w:t>
      </w:r>
      <w:r w:rsidR="00A52D71" w:rsidRPr="009752DF">
        <w:rPr>
          <w:bCs/>
          <w:sz w:val="20"/>
          <w:lang w:bidi="en-US"/>
        </w:rPr>
        <w:t xml:space="preserve"> </w:t>
      </w:r>
      <w:r w:rsidR="004A738B" w:rsidRPr="009752DF">
        <w:rPr>
          <w:bCs/>
          <w:sz w:val="20"/>
          <w:lang w:bidi="en-US"/>
        </w:rPr>
        <w:t>not design</w:t>
      </w:r>
      <w:r w:rsidR="004979B5" w:rsidRPr="009752DF">
        <w:rPr>
          <w:bCs/>
          <w:sz w:val="20"/>
          <w:lang w:bidi="en-US"/>
        </w:rPr>
        <w:t xml:space="preserve"> for this purpose. Second,</w:t>
      </w:r>
      <w:r w:rsidR="00E8515D" w:rsidRPr="009752DF">
        <w:rPr>
          <w:bCs/>
          <w:sz w:val="20"/>
          <w:lang w:bidi="en-US"/>
        </w:rPr>
        <w:t xml:space="preserve"> </w:t>
      </w:r>
      <w:r w:rsidR="00887348" w:rsidRPr="009752DF">
        <w:rPr>
          <w:bCs/>
          <w:sz w:val="20"/>
          <w:lang w:bidi="en-US"/>
        </w:rPr>
        <w:t xml:space="preserve">image </w:t>
      </w:r>
      <w:r w:rsidR="004A738B" w:rsidRPr="009752DF">
        <w:rPr>
          <w:bCs/>
          <w:sz w:val="20"/>
          <w:lang w:bidi="en-US"/>
        </w:rPr>
        <w:t>reconstruction</w:t>
      </w:r>
      <w:r w:rsidR="00887348" w:rsidRPr="009752DF">
        <w:rPr>
          <w:bCs/>
          <w:sz w:val="20"/>
          <w:lang w:bidi="en-US"/>
        </w:rPr>
        <w:t xml:space="preserve"> i</w:t>
      </w:r>
      <w:r w:rsidR="00DC0D26" w:rsidRPr="009752DF">
        <w:rPr>
          <w:bCs/>
          <w:sz w:val="20"/>
          <w:lang w:bidi="en-US"/>
        </w:rPr>
        <w:t xml:space="preserve">nformation is still </w:t>
      </w:r>
      <w:r w:rsidR="00887348" w:rsidRPr="009752DF">
        <w:rPr>
          <w:bCs/>
          <w:sz w:val="20"/>
          <w:lang w:bidi="en-US"/>
        </w:rPr>
        <w:t xml:space="preserve">not </w:t>
      </w:r>
      <w:r w:rsidR="004A738B" w:rsidRPr="009752DF">
        <w:rPr>
          <w:bCs/>
          <w:sz w:val="20"/>
          <w:lang w:bidi="en-US"/>
        </w:rPr>
        <w:t>satisfactory.</w:t>
      </w:r>
      <w:r w:rsidR="00887348" w:rsidRPr="009752DF">
        <w:rPr>
          <w:bCs/>
          <w:sz w:val="20"/>
          <w:lang w:bidi="en-US"/>
        </w:rPr>
        <w:t xml:space="preserve"> </w:t>
      </w:r>
      <w:r w:rsidR="004A738B" w:rsidRPr="009752DF">
        <w:rPr>
          <w:bCs/>
          <w:sz w:val="20"/>
          <w:lang w:bidi="en-US"/>
        </w:rPr>
        <w:t>T</w:t>
      </w:r>
      <w:r w:rsidR="00442C71" w:rsidRPr="009752DF">
        <w:rPr>
          <w:bCs/>
          <w:sz w:val="20"/>
          <w:lang w:bidi="en-US"/>
        </w:rPr>
        <w:t>he t</w:t>
      </w:r>
      <w:r w:rsidR="004A738B" w:rsidRPr="009752DF">
        <w:rPr>
          <w:bCs/>
          <w:sz w:val="20"/>
          <w:lang w:bidi="en-US"/>
        </w:rPr>
        <w:t>hird</w:t>
      </w:r>
      <w:r w:rsidR="00887348" w:rsidRPr="009752DF">
        <w:rPr>
          <w:bCs/>
          <w:sz w:val="20"/>
          <w:lang w:bidi="en-US"/>
        </w:rPr>
        <w:t xml:space="preserve"> is the</w:t>
      </w:r>
      <w:r w:rsidR="00AD70FB">
        <w:rPr>
          <w:bCs/>
          <w:sz w:val="20"/>
          <w:lang w:bidi="en-US"/>
        </w:rPr>
        <w:t xml:space="preserve"> slow convergence </w:t>
      </w:r>
      <w:r w:rsidR="00887348" w:rsidRPr="009752DF">
        <w:rPr>
          <w:bCs/>
          <w:sz w:val="20"/>
          <w:lang w:bidi="en-US"/>
        </w:rPr>
        <w:t xml:space="preserve">rate </w:t>
      </w:r>
      <w:r w:rsidR="004E35E7">
        <w:rPr>
          <w:bCs/>
          <w:sz w:val="20"/>
          <w:lang w:bidi="en-US"/>
        </w:rPr>
        <w:t>which</w:t>
      </w:r>
      <w:r w:rsidR="00413901">
        <w:rPr>
          <w:bCs/>
          <w:sz w:val="20"/>
          <w:lang w:bidi="en-US"/>
        </w:rPr>
        <w:t xml:space="preserve"> takes </w:t>
      </w:r>
      <w:r w:rsidR="00AF2C4C" w:rsidRPr="009752DF">
        <w:rPr>
          <w:bCs/>
          <w:color w:val="auto"/>
          <w:sz w:val="20"/>
          <w:lang w:bidi="en-US"/>
        </w:rPr>
        <w:t xml:space="preserve">more </w:t>
      </w:r>
      <w:r w:rsidR="00413901">
        <w:rPr>
          <w:bCs/>
          <w:color w:val="auto"/>
          <w:sz w:val="20"/>
          <w:lang w:bidi="en-US"/>
        </w:rPr>
        <w:t xml:space="preserve">training </w:t>
      </w:r>
      <w:r w:rsidR="00AF2C4C" w:rsidRPr="009752DF">
        <w:rPr>
          <w:bCs/>
          <w:color w:val="auto"/>
          <w:sz w:val="20"/>
          <w:lang w:bidi="en-US"/>
        </w:rPr>
        <w:t>time</w:t>
      </w:r>
      <w:r w:rsidR="004A738B" w:rsidRPr="009752DF">
        <w:rPr>
          <w:bCs/>
          <w:color w:val="auto"/>
          <w:sz w:val="20"/>
          <w:lang w:bidi="en-US"/>
        </w:rPr>
        <w:t>.</w:t>
      </w:r>
      <w:r w:rsidR="00B40BF7" w:rsidRPr="009752DF">
        <w:rPr>
          <w:bCs/>
          <w:color w:val="auto"/>
          <w:sz w:val="20"/>
          <w:lang w:bidi="en-US"/>
        </w:rPr>
        <w:t xml:space="preserve"> </w:t>
      </w:r>
      <w:bookmarkEnd w:id="7"/>
      <w:r w:rsidR="00D35A4F" w:rsidRPr="009752DF">
        <w:rPr>
          <w:bCs/>
          <w:color w:val="auto"/>
          <w:sz w:val="20"/>
          <w:lang w:bidi="en-US"/>
        </w:rPr>
        <w:t xml:space="preserve">Wang et al. </w:t>
      </w:r>
      <w:r w:rsidR="00773076" w:rsidRPr="009752DF">
        <w:rPr>
          <w:bCs/>
          <w:color w:val="auto"/>
          <w:sz w:val="20"/>
          <w:lang w:bidi="en-US"/>
        </w:rPr>
        <w:fldChar w:fldCharType="begin"/>
      </w:r>
      <w:r w:rsidR="00482A05">
        <w:rPr>
          <w:bCs/>
          <w:color w:val="auto"/>
          <w:sz w:val="20"/>
          <w:lang w:bidi="en-US"/>
        </w:rPr>
        <w:instrText xml:space="preserve"> ADDIN EN.CITE &lt;EndNote&gt;&lt;Cite&gt;&lt;Author&gt;Wang&lt;/Author&gt;&lt;Year&gt;2015&lt;/Year&gt;&lt;RecNum&gt;71&lt;/RecNum&gt;&lt;DisplayText&gt;[17]&lt;/DisplayText&gt;&lt;record&gt;&lt;rec-number&gt;71&lt;/rec-number&gt;&lt;foreign-keys&gt;&lt;key app="EN" db-id="srxvfdd95r2023e09rp5vpah5wxe09vdzrzd" timestamp="1659167375"&gt;71&lt;/key&gt;&lt;/foreign-keys&gt;&lt;ref-type name="Conference Proceedings"&gt;10&lt;/ref-type&gt;&lt;contributors&gt;&lt;authors&gt;&lt;author&gt;Wang, Zhaowen&lt;/author&gt;&lt;author&gt;Liu, Ding&lt;/author&gt;&lt;author&gt;Yang, Jianchao&lt;/author&gt;&lt;author&gt;Han, Wei&lt;/author&gt;&lt;author&gt;Huang, Thomas&lt;/author&gt;&lt;/authors&gt;&lt;/contributors&gt;&lt;titles&gt;&lt;title&gt;Deep networks for image super-resolution with sparse prior&lt;/title&gt;&lt;secondary-title&gt;Proceedings of the IEEE international conference on computer vision&lt;/secondary-title&gt;&lt;/titles&gt;&lt;pages&gt;370-378&lt;/pages&gt;&lt;dates&gt;&lt;year&gt;2015&lt;/year&gt;&lt;/dates&gt;&lt;urls&gt;&lt;/urls&gt;&lt;/record&gt;&lt;/Cite&gt;&lt;/EndNote&gt;</w:instrText>
      </w:r>
      <w:r w:rsidR="00773076" w:rsidRPr="009752DF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[17]</w:t>
      </w:r>
      <w:r w:rsidR="00773076" w:rsidRPr="009752DF">
        <w:rPr>
          <w:bCs/>
          <w:color w:val="auto"/>
          <w:sz w:val="20"/>
          <w:lang w:bidi="en-US"/>
        </w:rPr>
        <w:fldChar w:fldCharType="end"/>
      </w:r>
      <w:r w:rsidR="00DC3BA2" w:rsidRPr="009752DF">
        <w:rPr>
          <w:bCs/>
          <w:color w:val="auto"/>
          <w:sz w:val="20"/>
          <w:lang w:bidi="en-US"/>
        </w:rPr>
        <w:t xml:space="preserve"> introduce</w:t>
      </w:r>
      <w:r w:rsidR="00D35A4F" w:rsidRPr="009752DF">
        <w:rPr>
          <w:bCs/>
          <w:color w:val="auto"/>
          <w:sz w:val="20"/>
          <w:lang w:bidi="en-US"/>
        </w:rPr>
        <w:t xml:space="preserve"> the sparse </w:t>
      </w:r>
      <w:r w:rsidR="00DC3BA2" w:rsidRPr="009752DF">
        <w:rPr>
          <w:bCs/>
          <w:color w:val="auto"/>
          <w:sz w:val="20"/>
          <w:lang w:bidi="en-US"/>
        </w:rPr>
        <w:t>prior</w:t>
      </w:r>
      <w:r w:rsidR="00523E07">
        <w:rPr>
          <w:bCs/>
          <w:color w:val="auto"/>
          <w:sz w:val="20"/>
          <w:lang w:bidi="en-US"/>
        </w:rPr>
        <w:t xml:space="preserve"> network for reconstructing the HR image, known as </w:t>
      </w:r>
      <w:r w:rsidR="004E35E7">
        <w:rPr>
          <w:bCs/>
          <w:color w:val="auto"/>
          <w:sz w:val="20"/>
          <w:lang w:bidi="en-US"/>
        </w:rPr>
        <w:t xml:space="preserve">the </w:t>
      </w:r>
      <w:r w:rsidR="00D35A4F" w:rsidRPr="009752DF">
        <w:rPr>
          <w:bCs/>
          <w:color w:val="auto"/>
          <w:sz w:val="20"/>
          <w:lang w:bidi="en-US"/>
        </w:rPr>
        <w:t>Sparse Coding Network (SCN)</w:t>
      </w:r>
      <w:r w:rsidR="00773076" w:rsidRPr="009752DF">
        <w:rPr>
          <w:bCs/>
          <w:color w:val="auto"/>
          <w:sz w:val="20"/>
          <w:lang w:bidi="en-US"/>
        </w:rPr>
        <w:t xml:space="preserve"> </w:t>
      </w:r>
      <w:r w:rsidR="00773076" w:rsidRPr="009752DF">
        <w:rPr>
          <w:bCs/>
          <w:color w:val="auto"/>
          <w:sz w:val="20"/>
          <w:lang w:bidi="en-US"/>
        </w:rPr>
        <w:fldChar w:fldCharType="begin"/>
      </w:r>
      <w:r w:rsidR="00482A05">
        <w:rPr>
          <w:bCs/>
          <w:color w:val="auto"/>
          <w:sz w:val="20"/>
          <w:lang w:bidi="en-US"/>
        </w:rPr>
        <w:instrText xml:space="preserve"> ADDIN EN.CITE &lt;EndNote&gt;&lt;Cite&gt;&lt;Author&gt;Wang&lt;/Author&gt;&lt;Year&gt;2015&lt;/Year&gt;&lt;RecNum&gt;71&lt;/RecNum&gt;&lt;DisplayText&gt;[17]&lt;/DisplayText&gt;&lt;record&gt;&lt;rec-number&gt;71&lt;/rec-number&gt;&lt;foreign-keys&gt;&lt;key app="EN" db-id="srxvfdd95r2023e09rp5vpah5wxe09vdzrzd" timestamp="1659167375"&gt;71&lt;/key&gt;&lt;/foreign-keys&gt;&lt;ref-type name="Conference Proceedings"&gt;10&lt;/ref-type&gt;&lt;contributors&gt;&lt;authors&gt;&lt;author&gt;Wang, Zhaowen&lt;/author&gt;&lt;author&gt;Liu, Ding&lt;/author&gt;&lt;author&gt;Yang, Jianchao&lt;/author&gt;&lt;author&gt;Han, Wei&lt;/author&gt;&lt;author&gt;Huang, Thomas&lt;/author&gt;&lt;/authors&gt;&lt;/contributors&gt;&lt;titles&gt;&lt;title&gt;Deep networks for image super-resolution with sparse prior&lt;/title&gt;&lt;secondary-title&gt;Proceedings of the IEEE international conference on computer vision&lt;/secondary-title&gt;&lt;/titles&gt;&lt;pages&gt;370-378&lt;/pages&gt;&lt;dates&gt;&lt;year&gt;2015&lt;/year&gt;&lt;/dates&gt;&lt;urls&gt;&lt;/urls&gt;&lt;/record&gt;&lt;/Cite&gt;&lt;/EndNote&gt;</w:instrText>
      </w:r>
      <w:r w:rsidR="00773076" w:rsidRPr="009752DF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[17]</w:t>
      </w:r>
      <w:r w:rsidR="00773076" w:rsidRPr="009752DF">
        <w:rPr>
          <w:bCs/>
          <w:color w:val="auto"/>
          <w:sz w:val="20"/>
          <w:lang w:bidi="en-US"/>
        </w:rPr>
        <w:fldChar w:fldCharType="end"/>
      </w:r>
      <w:r w:rsidR="00D35A4F" w:rsidRPr="009752DF">
        <w:rPr>
          <w:bCs/>
          <w:color w:val="auto"/>
          <w:sz w:val="20"/>
          <w:lang w:bidi="en-US"/>
        </w:rPr>
        <w:t>. Th</w:t>
      </w:r>
      <w:r w:rsidR="00DC3BA2" w:rsidRPr="009752DF">
        <w:rPr>
          <w:bCs/>
          <w:color w:val="auto"/>
          <w:sz w:val="20"/>
          <w:lang w:bidi="en-US"/>
        </w:rPr>
        <w:t>e</w:t>
      </w:r>
      <w:r w:rsidR="00523E07">
        <w:rPr>
          <w:bCs/>
          <w:color w:val="auto"/>
          <w:sz w:val="20"/>
          <w:lang w:bidi="en-US"/>
        </w:rPr>
        <w:t xml:space="preserve"> computational </w:t>
      </w:r>
      <w:r w:rsidR="00DC3BA2" w:rsidRPr="009752DF">
        <w:rPr>
          <w:bCs/>
          <w:color w:val="auto"/>
          <w:sz w:val="20"/>
          <w:lang w:bidi="en-US"/>
        </w:rPr>
        <w:t>performance of</w:t>
      </w:r>
      <w:r w:rsidR="00523E07">
        <w:rPr>
          <w:bCs/>
          <w:color w:val="auto"/>
          <w:sz w:val="20"/>
          <w:lang w:bidi="en-US"/>
        </w:rPr>
        <w:t xml:space="preserve"> </w:t>
      </w:r>
      <w:r w:rsidR="00DC3BA2" w:rsidRPr="009752DF">
        <w:rPr>
          <w:bCs/>
          <w:color w:val="auto"/>
          <w:sz w:val="20"/>
          <w:lang w:bidi="en-US"/>
        </w:rPr>
        <w:t>SCN is</w:t>
      </w:r>
      <w:r w:rsidR="00CE7AA2">
        <w:rPr>
          <w:bCs/>
          <w:color w:val="auto"/>
          <w:sz w:val="20"/>
          <w:lang w:bidi="en-US"/>
        </w:rPr>
        <w:t xml:space="preserve"> </w:t>
      </w:r>
      <w:r w:rsidR="00D61E69">
        <w:rPr>
          <w:bCs/>
          <w:color w:val="auto"/>
          <w:sz w:val="20"/>
          <w:lang w:bidi="en-US"/>
        </w:rPr>
        <w:t xml:space="preserve">also </w:t>
      </w:r>
      <w:r w:rsidR="00CE7AA2">
        <w:rPr>
          <w:bCs/>
          <w:color w:val="auto"/>
          <w:sz w:val="20"/>
          <w:lang w:bidi="en-US"/>
        </w:rPr>
        <w:t xml:space="preserve">improved than earlier SR methods </w:t>
      </w:r>
      <w:r w:rsidR="00895B82">
        <w:rPr>
          <w:bCs/>
          <w:color w:val="auto"/>
          <w:sz w:val="20"/>
          <w:lang w:bidi="en-US"/>
        </w:rPr>
        <w:t xml:space="preserve">from </w:t>
      </w:r>
      <w:r w:rsidR="00D35A4F" w:rsidRPr="009752DF">
        <w:rPr>
          <w:bCs/>
          <w:color w:val="auto"/>
          <w:sz w:val="20"/>
          <w:lang w:bidi="en-US"/>
        </w:rPr>
        <w:t>SRCNN</w:t>
      </w:r>
      <w:r w:rsidR="00773076" w:rsidRPr="009752DF">
        <w:rPr>
          <w:bCs/>
          <w:color w:val="auto"/>
          <w:sz w:val="20"/>
          <w:lang w:bidi="en-US"/>
        </w:rPr>
        <w:t xml:space="preserve"> </w:t>
      </w:r>
      <w:r w:rsidR="00773076" w:rsidRPr="009752DF">
        <w:rPr>
          <w:bCs/>
          <w:color w:val="auto"/>
          <w:sz w:val="20"/>
          <w:lang w:bidi="en-US"/>
        </w:rPr>
        <w:fldChar w:fldCharType="begin"/>
      </w:r>
      <w:r w:rsidR="00295994">
        <w:rPr>
          <w:bCs/>
          <w:color w:val="auto"/>
          <w:sz w:val="20"/>
          <w:lang w:bidi="en-US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773076" w:rsidRPr="009752DF">
        <w:rPr>
          <w:bCs/>
          <w:color w:val="auto"/>
          <w:sz w:val="20"/>
          <w:lang w:bidi="en-US"/>
        </w:rPr>
        <w:fldChar w:fldCharType="separate"/>
      </w:r>
      <w:r w:rsidR="00295994">
        <w:rPr>
          <w:bCs/>
          <w:noProof/>
          <w:color w:val="auto"/>
          <w:sz w:val="20"/>
          <w:lang w:bidi="en-US"/>
        </w:rPr>
        <w:t>[6]</w:t>
      </w:r>
      <w:r w:rsidR="00773076" w:rsidRPr="009752DF">
        <w:rPr>
          <w:bCs/>
          <w:color w:val="auto"/>
          <w:sz w:val="20"/>
          <w:lang w:bidi="en-US"/>
        </w:rPr>
        <w:fldChar w:fldCharType="end"/>
      </w:r>
      <w:r w:rsidR="00895B82">
        <w:rPr>
          <w:bCs/>
          <w:color w:val="auto"/>
          <w:sz w:val="20"/>
          <w:lang w:bidi="en-US"/>
        </w:rPr>
        <w:t xml:space="preserve"> as well</w:t>
      </w:r>
      <w:r w:rsidR="00D35A4F" w:rsidRPr="009752DF">
        <w:rPr>
          <w:bCs/>
          <w:color w:val="auto"/>
          <w:sz w:val="20"/>
          <w:lang w:bidi="en-US"/>
        </w:rPr>
        <w:t>. Wang</w:t>
      </w:r>
      <w:r w:rsidR="00FD487E">
        <w:rPr>
          <w:bCs/>
          <w:color w:val="auto"/>
          <w:sz w:val="20"/>
          <w:lang w:bidi="en-US"/>
        </w:rPr>
        <w:t xml:space="preserve"> et al. </w:t>
      </w:r>
      <w:r w:rsidR="00D35A4F" w:rsidRPr="009752DF">
        <w:rPr>
          <w:bCs/>
          <w:color w:val="auto"/>
          <w:sz w:val="20"/>
          <w:lang w:bidi="en-US"/>
        </w:rPr>
        <w:t xml:space="preserve">further modified the model and </w:t>
      </w:r>
      <w:r w:rsidR="004E35E7">
        <w:rPr>
          <w:bCs/>
          <w:color w:val="auto"/>
          <w:sz w:val="20"/>
          <w:lang w:bidi="en-US"/>
        </w:rPr>
        <w:t>replaced</w:t>
      </w:r>
      <w:r w:rsidR="00D35A4F" w:rsidRPr="009752DF">
        <w:rPr>
          <w:bCs/>
          <w:color w:val="auto"/>
          <w:sz w:val="20"/>
          <w:lang w:bidi="en-US"/>
        </w:rPr>
        <w:t xml:space="preserve"> the non-linear mapping </w:t>
      </w:r>
      <w:r w:rsidR="00DC3BA2" w:rsidRPr="009752DF">
        <w:rPr>
          <w:bCs/>
          <w:color w:val="auto"/>
          <w:sz w:val="20"/>
          <w:lang w:bidi="en-US"/>
        </w:rPr>
        <w:t xml:space="preserve">with a set of coding sparse sub-networks </w:t>
      </w:r>
      <w:r w:rsidR="00773076" w:rsidRPr="009752DF">
        <w:rPr>
          <w:bCs/>
          <w:color w:val="auto"/>
          <w:sz w:val="20"/>
          <w:lang w:bidi="en-US"/>
        </w:rPr>
        <w:fldChar w:fldCharType="begin"/>
      </w:r>
      <w:r w:rsidR="006549DF">
        <w:rPr>
          <w:bCs/>
          <w:color w:val="auto"/>
          <w:sz w:val="20"/>
          <w:lang w:bidi="en-US"/>
        </w:rPr>
        <w:instrText xml:space="preserve"> ADDIN EN.CITE &lt;EndNote&gt;&lt;Cite&gt;&lt;Author&gt;Wang&lt;/Author&gt;&lt;Year&gt;2015&lt;/Year&gt;&lt;RecNum&gt;98&lt;/RecNum&gt;&lt;DisplayText&gt;[18]&lt;/DisplayText&gt;&lt;record&gt;&lt;rec-number&gt;98&lt;/rec-number&gt;&lt;foreign-keys&gt;&lt;key app="EN" db-id="sw00xtss4spprzeae0cvrtw1sxaw9vwe9tdx"&gt;98&lt;/key&gt;&lt;/foreign-keys&gt;&lt;ref-type name="Journal Article"&gt;17&lt;/ref-type&gt;&lt;contributors&gt;&lt;authors&gt;&lt;author&gt;Wang, Zhaowen&lt;/author&gt;&lt;author&gt;Liu, Ding&lt;/author&gt;&lt;author&gt;Yang, Jianchao&lt;/author&gt;&lt;author&gt;Han, Wei&lt;/author&gt;&lt;author&gt;Huang, Thomas %J arXiv preprint arXiv:.08905&lt;/author&gt;&lt;/authors&gt;&lt;/contributors&gt;&lt;titles&gt;&lt;title&gt;Deeply improved sparse coding for image super-resolution&lt;/title&gt;&lt;/titles&gt;&lt;pages&gt;4&lt;/pages&gt;&lt;volume&gt;2&lt;/volume&gt;&lt;number&gt;3&lt;/number&gt;&lt;dates&gt;&lt;year&gt;2015&lt;/year&gt;&lt;/dates&gt;&lt;urls&gt;&lt;/urls&gt;&lt;/record&gt;&lt;/Cite&gt;&lt;/EndNote&gt;</w:instrText>
      </w:r>
      <w:r w:rsidR="00773076" w:rsidRPr="009752DF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[18]</w:t>
      </w:r>
      <w:r w:rsidR="00773076" w:rsidRPr="009752DF">
        <w:rPr>
          <w:bCs/>
          <w:color w:val="auto"/>
          <w:sz w:val="20"/>
          <w:lang w:bidi="en-US"/>
        </w:rPr>
        <w:fldChar w:fldCharType="end"/>
      </w:r>
      <w:r w:rsidR="00D35A4F" w:rsidRPr="009752DF">
        <w:rPr>
          <w:bCs/>
          <w:color w:val="auto"/>
          <w:sz w:val="20"/>
          <w:lang w:bidi="en-US"/>
        </w:rPr>
        <w:t>. The ma</w:t>
      </w:r>
      <w:r w:rsidR="00895B82">
        <w:rPr>
          <w:bCs/>
          <w:color w:val="auto"/>
          <w:sz w:val="20"/>
          <w:lang w:bidi="en-US"/>
        </w:rPr>
        <w:t xml:space="preserve">in </w:t>
      </w:r>
      <w:r w:rsidR="00E3779E">
        <w:rPr>
          <w:bCs/>
          <w:color w:val="auto"/>
          <w:sz w:val="20"/>
          <w:lang w:bidi="en-US"/>
        </w:rPr>
        <w:t>disadvantage</w:t>
      </w:r>
      <w:r w:rsidR="00895B82">
        <w:rPr>
          <w:bCs/>
          <w:color w:val="auto"/>
          <w:sz w:val="20"/>
          <w:lang w:bidi="en-US"/>
        </w:rPr>
        <w:t xml:space="preserve"> of S</w:t>
      </w:r>
      <w:r w:rsidR="00D35A4F" w:rsidRPr="009752DF">
        <w:rPr>
          <w:bCs/>
          <w:color w:val="auto"/>
          <w:sz w:val="20"/>
          <w:lang w:bidi="en-US"/>
        </w:rPr>
        <w:t>CN</w:t>
      </w:r>
      <w:r w:rsidR="00773076" w:rsidRPr="009752DF">
        <w:rPr>
          <w:bCs/>
          <w:color w:val="auto"/>
          <w:sz w:val="20"/>
          <w:lang w:bidi="en-US"/>
        </w:rPr>
        <w:t xml:space="preserve"> </w:t>
      </w:r>
      <w:r w:rsidR="00773076" w:rsidRPr="009752DF">
        <w:rPr>
          <w:bCs/>
          <w:color w:val="auto"/>
          <w:sz w:val="20"/>
          <w:lang w:bidi="en-US"/>
        </w:rPr>
        <w:fldChar w:fldCharType="begin"/>
      </w:r>
      <w:r w:rsidR="00482A05">
        <w:rPr>
          <w:bCs/>
          <w:color w:val="auto"/>
          <w:sz w:val="20"/>
          <w:lang w:bidi="en-US"/>
        </w:rPr>
        <w:instrText xml:space="preserve"> ADDIN EN.CITE &lt;EndNote&gt;&lt;Cite&gt;&lt;Author&gt;Wang&lt;/Author&gt;&lt;Year&gt;2015&lt;/Year&gt;&lt;RecNum&gt;71&lt;/RecNum&gt;&lt;DisplayText&gt;[17]&lt;/DisplayText&gt;&lt;record&gt;&lt;rec-number&gt;71&lt;/rec-number&gt;&lt;foreign-keys&gt;&lt;key app="EN" db-id="srxvfdd95r2023e09rp5vpah5wxe09vdzrzd" timestamp="1659167375"&gt;71&lt;/key&gt;&lt;/foreign-keys&gt;&lt;ref-type name="Conference Proceedings"&gt;10&lt;/ref-type&gt;&lt;contributors&gt;&lt;authors&gt;&lt;author&gt;Wang, Zhaowen&lt;/author&gt;&lt;author&gt;Liu, Ding&lt;/author&gt;&lt;author&gt;Yang, Jianchao&lt;/author&gt;&lt;author&gt;Han, Wei&lt;/author&gt;&lt;author&gt;Huang, Thomas&lt;/author&gt;&lt;/authors&gt;&lt;/contributors&gt;&lt;titles&gt;&lt;title&gt;Deep networks for image super-resolution with sparse prior&lt;/title&gt;&lt;secondary-title&gt;Proceedings of the IEEE international conference on computer vision&lt;/secondary-title&gt;&lt;/titles&gt;&lt;pages&gt;370-378&lt;/pages&gt;&lt;dates&gt;&lt;year&gt;2015&lt;/year&gt;&lt;/dates&gt;&lt;urls&gt;&lt;/urls&gt;&lt;/record&gt;&lt;/Cite&gt;&lt;/EndNote&gt;</w:instrText>
      </w:r>
      <w:r w:rsidR="00773076" w:rsidRPr="009752DF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[17]</w:t>
      </w:r>
      <w:r w:rsidR="00773076" w:rsidRPr="009752DF">
        <w:rPr>
          <w:bCs/>
          <w:color w:val="auto"/>
          <w:sz w:val="20"/>
          <w:lang w:bidi="en-US"/>
        </w:rPr>
        <w:fldChar w:fldCharType="end"/>
      </w:r>
      <w:r w:rsidR="00D35A4F" w:rsidRPr="009752DF">
        <w:rPr>
          <w:bCs/>
          <w:color w:val="auto"/>
          <w:sz w:val="20"/>
          <w:lang w:bidi="en-US"/>
        </w:rPr>
        <w:t xml:space="preserve"> </w:t>
      </w:r>
      <w:r w:rsidR="00895B82">
        <w:rPr>
          <w:bCs/>
          <w:color w:val="auto"/>
          <w:sz w:val="20"/>
          <w:lang w:bidi="en-US"/>
        </w:rPr>
        <w:t xml:space="preserve">network architecture </w:t>
      </w:r>
      <w:r w:rsidR="00D35A4F" w:rsidRPr="009752DF">
        <w:rPr>
          <w:bCs/>
          <w:color w:val="auto"/>
          <w:sz w:val="20"/>
          <w:lang w:bidi="en-US"/>
        </w:rPr>
        <w:t>is the high</w:t>
      </w:r>
      <w:r w:rsidR="0018478C">
        <w:rPr>
          <w:bCs/>
          <w:color w:val="auto"/>
          <w:sz w:val="20"/>
          <w:lang w:bidi="en-US"/>
        </w:rPr>
        <w:t xml:space="preserve">er </w:t>
      </w:r>
      <w:r w:rsidR="00D35A4F" w:rsidRPr="009752DF">
        <w:rPr>
          <w:bCs/>
          <w:color w:val="auto"/>
          <w:sz w:val="20"/>
          <w:lang w:bidi="en-US"/>
        </w:rPr>
        <w:t>computational</w:t>
      </w:r>
      <w:r w:rsidR="0018478C">
        <w:rPr>
          <w:bCs/>
          <w:color w:val="auto"/>
          <w:sz w:val="20"/>
          <w:lang w:bidi="en-US"/>
        </w:rPr>
        <w:t xml:space="preserve"> cost</w:t>
      </w:r>
      <w:r w:rsidR="00D61E69">
        <w:rPr>
          <w:bCs/>
          <w:color w:val="auto"/>
          <w:sz w:val="20"/>
          <w:lang w:bidi="en-US"/>
        </w:rPr>
        <w:t>, leading</w:t>
      </w:r>
      <w:r w:rsidR="0018478C">
        <w:rPr>
          <w:bCs/>
          <w:color w:val="auto"/>
          <w:sz w:val="20"/>
          <w:lang w:bidi="en-US"/>
        </w:rPr>
        <w:t xml:space="preserve"> </w:t>
      </w:r>
      <w:r w:rsidR="00E3779E">
        <w:rPr>
          <w:bCs/>
          <w:color w:val="auto"/>
          <w:sz w:val="20"/>
          <w:lang w:bidi="en-US"/>
        </w:rPr>
        <w:t xml:space="preserve">to </w:t>
      </w:r>
      <w:r w:rsidR="0018478C">
        <w:rPr>
          <w:bCs/>
          <w:color w:val="auto"/>
          <w:sz w:val="20"/>
          <w:lang w:bidi="en-US"/>
        </w:rPr>
        <w:t xml:space="preserve">many problems </w:t>
      </w:r>
      <w:r w:rsidR="00CC14D5">
        <w:rPr>
          <w:bCs/>
          <w:color w:val="auto"/>
          <w:sz w:val="20"/>
          <w:lang w:bidi="en-US"/>
        </w:rPr>
        <w:t xml:space="preserve">in </w:t>
      </w:r>
      <w:r w:rsidR="00E3779E">
        <w:rPr>
          <w:bCs/>
          <w:color w:val="auto"/>
          <w:sz w:val="20"/>
          <w:lang w:bidi="en-US"/>
        </w:rPr>
        <w:t>real-time</w:t>
      </w:r>
      <w:r w:rsidR="00CC14D5">
        <w:rPr>
          <w:bCs/>
          <w:color w:val="auto"/>
          <w:sz w:val="20"/>
          <w:lang w:bidi="en-US"/>
        </w:rPr>
        <w:t xml:space="preserve"> applications. </w:t>
      </w:r>
      <w:r w:rsidR="00D35A4F" w:rsidRPr="009752DF">
        <w:rPr>
          <w:bCs/>
          <w:color w:val="auto"/>
          <w:sz w:val="20"/>
          <w:lang w:bidi="en-US"/>
        </w:rPr>
        <w:t xml:space="preserve"> </w:t>
      </w:r>
    </w:p>
    <w:p w14:paraId="0F696082" w14:textId="1D7EA095" w:rsidR="005F6A16" w:rsidRDefault="00554044" w:rsidP="00454ADA">
      <w:pPr>
        <w:ind w:firstLine="360"/>
        <w:rPr>
          <w:bCs/>
          <w:color w:val="auto"/>
          <w:sz w:val="20"/>
          <w:lang w:bidi="en-US"/>
        </w:rPr>
      </w:pPr>
      <w:r w:rsidRPr="00554044">
        <w:rPr>
          <w:bCs/>
          <w:sz w:val="20"/>
          <w:lang w:bidi="en-US"/>
        </w:rPr>
        <w:t xml:space="preserve">To speed up the reconstruction </w:t>
      </w:r>
      <w:r w:rsidR="00393EB7" w:rsidRPr="00470932">
        <w:rPr>
          <w:bCs/>
          <w:color w:val="auto"/>
          <w:sz w:val="20"/>
          <w:lang w:bidi="en-US"/>
        </w:rPr>
        <w:t xml:space="preserve">process </w:t>
      </w:r>
      <w:r w:rsidRPr="00470932">
        <w:rPr>
          <w:bCs/>
          <w:color w:val="auto"/>
          <w:sz w:val="20"/>
          <w:lang w:bidi="en-US"/>
        </w:rPr>
        <w:t xml:space="preserve">of </w:t>
      </w:r>
      <w:r w:rsidR="00393EB7" w:rsidRPr="00470932">
        <w:rPr>
          <w:bCs/>
          <w:color w:val="auto"/>
          <w:sz w:val="20"/>
          <w:lang w:bidi="en-US"/>
        </w:rPr>
        <w:t xml:space="preserve">image </w:t>
      </w:r>
      <w:r w:rsidRPr="00470932">
        <w:rPr>
          <w:bCs/>
          <w:color w:val="auto"/>
          <w:sz w:val="20"/>
          <w:lang w:bidi="en-US"/>
        </w:rPr>
        <w:t>super-resolution, Dong et al.</w:t>
      </w:r>
      <w:r w:rsidR="00393EB7" w:rsidRPr="00470932">
        <w:rPr>
          <w:bCs/>
          <w:color w:val="auto"/>
          <w:sz w:val="20"/>
          <w:lang w:bidi="en-US"/>
        </w:rPr>
        <w:t xml:space="preserve"> </w:t>
      </w:r>
      <w:r w:rsidRPr="00470932">
        <w:rPr>
          <w:bCs/>
          <w:color w:val="auto"/>
          <w:sz w:val="20"/>
          <w:lang w:bidi="en-US"/>
        </w:rPr>
        <w:t>introduced the Fast Super-Resolution Convolutional Neural Network (FSRCNN)</w:t>
      </w:r>
      <w:r w:rsidR="009338AD">
        <w:rPr>
          <w:bCs/>
          <w:color w:val="auto"/>
          <w:sz w:val="20"/>
          <w:lang w:bidi="en-US"/>
        </w:rPr>
        <w:t xml:space="preserve"> </w:t>
      </w:r>
      <w:r w:rsidR="009338AD" w:rsidRPr="009752DF">
        <w:rPr>
          <w:b/>
          <w:color w:val="auto"/>
        </w:rPr>
        <w:fldChar w:fldCharType="begin"/>
      </w:r>
      <w:r w:rsidR="009338AD">
        <w:rPr>
          <w:color w:val="auto"/>
        </w:rPr>
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</w:r>
      <w:r w:rsidR="009338AD" w:rsidRPr="009752DF">
        <w:rPr>
          <w:b/>
          <w:color w:val="auto"/>
        </w:rPr>
        <w:fldChar w:fldCharType="separate"/>
      </w:r>
      <w:r w:rsidR="009338AD">
        <w:rPr>
          <w:noProof/>
          <w:color w:val="auto"/>
        </w:rPr>
        <w:t>[7]</w:t>
      </w:r>
      <w:r w:rsidR="009338AD" w:rsidRPr="009752DF">
        <w:rPr>
          <w:b/>
          <w:color w:val="auto"/>
        </w:rPr>
        <w:fldChar w:fldCharType="end"/>
      </w:r>
      <w:r w:rsidRPr="00470932">
        <w:rPr>
          <w:bCs/>
          <w:color w:val="auto"/>
          <w:sz w:val="20"/>
          <w:lang w:bidi="en-US"/>
        </w:rPr>
        <w:t xml:space="preserve"> architecture</w:t>
      </w:r>
      <w:r w:rsidR="00612468">
        <w:rPr>
          <w:bCs/>
          <w:color w:val="auto"/>
          <w:sz w:val="20"/>
          <w:lang w:bidi="en-US"/>
        </w:rPr>
        <w:t xml:space="preserve">. FSRCNN </w:t>
      </w:r>
      <w:r w:rsidR="00612468" w:rsidRPr="005A2638">
        <w:rPr>
          <w:bCs/>
          <w:sz w:val="20"/>
          <w:lang w:bidi="en-US"/>
        </w:rPr>
        <w:fldChar w:fldCharType="begin"/>
      </w:r>
      <w:r w:rsidR="00612468">
        <w:rPr>
          <w:bCs/>
          <w:sz w:val="20"/>
          <w:lang w:bidi="en-US"/>
        </w:rPr>
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</w:r>
      <w:r w:rsidR="00612468" w:rsidRPr="005A2638">
        <w:rPr>
          <w:bCs/>
          <w:sz w:val="20"/>
          <w:lang w:bidi="en-US"/>
        </w:rPr>
        <w:fldChar w:fldCharType="separate"/>
      </w:r>
      <w:r w:rsidR="00612468">
        <w:rPr>
          <w:bCs/>
          <w:noProof/>
          <w:sz w:val="20"/>
          <w:lang w:bidi="en-US"/>
        </w:rPr>
        <w:t>[7]</w:t>
      </w:r>
      <w:r w:rsidR="00612468" w:rsidRPr="005A2638">
        <w:rPr>
          <w:bCs/>
          <w:sz w:val="20"/>
          <w:lang w:bidi="en-US"/>
        </w:rPr>
        <w:fldChar w:fldCharType="end"/>
      </w:r>
      <w:r w:rsidR="00612468">
        <w:rPr>
          <w:bCs/>
          <w:color w:val="auto"/>
          <w:sz w:val="20"/>
          <w:lang w:bidi="en-US"/>
        </w:rPr>
        <w:t xml:space="preserve"> is </w:t>
      </w:r>
      <w:r w:rsidRPr="00554044">
        <w:rPr>
          <w:bCs/>
          <w:sz w:val="20"/>
          <w:lang w:bidi="en-US"/>
        </w:rPr>
        <w:t>an upgraded and faster version of the SRCNN</w:t>
      </w:r>
      <w:r w:rsidR="00FC2E53">
        <w:rPr>
          <w:bCs/>
          <w:sz w:val="20"/>
          <w:lang w:bidi="en-US"/>
        </w:rPr>
        <w:t xml:space="preserve"> </w:t>
      </w:r>
      <w:r w:rsidR="00FC2E53" w:rsidRPr="009752DF">
        <w:rPr>
          <w:b/>
          <w:color w:val="auto"/>
        </w:rPr>
        <w:fldChar w:fldCharType="begin"/>
      </w:r>
      <w:r w:rsidR="00FC2E53">
        <w:rPr>
          <w:color w:val="auto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FC2E53" w:rsidRPr="009752DF">
        <w:rPr>
          <w:b/>
          <w:color w:val="auto"/>
        </w:rPr>
        <w:fldChar w:fldCharType="separate"/>
      </w:r>
      <w:r w:rsidR="00FC2E53">
        <w:rPr>
          <w:noProof/>
          <w:color w:val="auto"/>
        </w:rPr>
        <w:t>[6]</w:t>
      </w:r>
      <w:r w:rsidR="00FC2E53" w:rsidRPr="009752DF">
        <w:rPr>
          <w:b/>
          <w:color w:val="auto"/>
        </w:rPr>
        <w:fldChar w:fldCharType="end"/>
      </w:r>
      <w:r w:rsidR="00470932">
        <w:rPr>
          <w:bCs/>
          <w:sz w:val="20"/>
          <w:lang w:bidi="en-US"/>
        </w:rPr>
        <w:t xml:space="preserve"> </w:t>
      </w:r>
      <w:r w:rsidRPr="00554044">
        <w:rPr>
          <w:bCs/>
          <w:sz w:val="20"/>
          <w:lang w:bidi="en-US"/>
        </w:rPr>
        <w:t>design</w:t>
      </w:r>
      <w:r w:rsidR="00D61E69">
        <w:rPr>
          <w:bCs/>
          <w:sz w:val="20"/>
          <w:lang w:bidi="en-US"/>
        </w:rPr>
        <w:t>. Its straightforward network design</w:t>
      </w:r>
      <w:r w:rsidR="00612468">
        <w:rPr>
          <w:bCs/>
          <w:sz w:val="20"/>
          <w:lang w:bidi="en-US"/>
        </w:rPr>
        <w:t xml:space="preserve"> </w:t>
      </w:r>
      <w:r w:rsidR="005A2638" w:rsidRPr="005A2638">
        <w:rPr>
          <w:bCs/>
          <w:sz w:val="20"/>
          <w:lang w:bidi="en-US"/>
        </w:rPr>
        <w:t xml:space="preserve">uses one deconvolution layer and four CNN layers to upsample the original input LR images without </w:t>
      </w:r>
      <w:r w:rsidR="00D61E69">
        <w:rPr>
          <w:bCs/>
          <w:sz w:val="20"/>
          <w:lang w:bidi="en-US"/>
        </w:rPr>
        <w:t>using</w:t>
      </w:r>
      <w:r w:rsidR="005A2638" w:rsidRPr="005A2638">
        <w:rPr>
          <w:bCs/>
          <w:sz w:val="20"/>
          <w:lang w:bidi="en-US"/>
        </w:rPr>
        <w:t xml:space="preserve"> interpolation</w:t>
      </w:r>
      <w:r w:rsidR="00D61E69">
        <w:rPr>
          <w:bCs/>
          <w:sz w:val="20"/>
          <w:lang w:bidi="en-US"/>
        </w:rPr>
        <w:t xml:space="preserve"> </w:t>
      </w:r>
      <w:r w:rsidR="005A2638" w:rsidRPr="005A2638">
        <w:rPr>
          <w:bCs/>
          <w:sz w:val="20"/>
          <w:lang w:bidi="en-US"/>
        </w:rPr>
        <w:t>techniques.</w:t>
      </w:r>
      <w:r w:rsidR="005A2638">
        <w:rPr>
          <w:bCs/>
          <w:sz w:val="20"/>
          <w:lang w:bidi="en-US"/>
        </w:rPr>
        <w:t xml:space="preserve"> </w:t>
      </w:r>
      <w:r w:rsidR="00D61E69">
        <w:rPr>
          <w:bCs/>
          <w:sz w:val="20"/>
          <w:lang w:bidi="en-US"/>
        </w:rPr>
        <w:t xml:space="preserve">Compared to </w:t>
      </w:r>
      <w:r w:rsidRPr="00554044">
        <w:rPr>
          <w:bCs/>
          <w:sz w:val="20"/>
          <w:lang w:bidi="en-US"/>
        </w:rPr>
        <w:t>SRCNN</w:t>
      </w:r>
      <w:r w:rsidR="00876CE8">
        <w:rPr>
          <w:bCs/>
          <w:sz w:val="20"/>
          <w:lang w:bidi="en-US"/>
        </w:rPr>
        <w:t xml:space="preserve"> </w:t>
      </w:r>
      <w:r w:rsidR="00876CE8" w:rsidRPr="00470932">
        <w:rPr>
          <w:bCs/>
          <w:color w:val="auto"/>
          <w:sz w:val="20"/>
          <w:lang w:bidi="en-US"/>
        </w:rPr>
        <w:t xml:space="preserve"> </w:t>
      </w:r>
      <w:r w:rsidR="00876CE8" w:rsidRPr="00470932">
        <w:rPr>
          <w:bCs/>
          <w:color w:val="auto"/>
          <w:sz w:val="20"/>
          <w:lang w:bidi="en-US"/>
        </w:rPr>
        <w:fldChar w:fldCharType="begin"/>
      </w:r>
      <w:r w:rsidR="00295994">
        <w:rPr>
          <w:bCs/>
          <w:color w:val="auto"/>
          <w:sz w:val="20"/>
          <w:lang w:bidi="en-US"/>
        </w:rPr>
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</w:r>
      <w:r w:rsidR="00876CE8" w:rsidRPr="00470932">
        <w:rPr>
          <w:bCs/>
          <w:color w:val="auto"/>
          <w:sz w:val="20"/>
          <w:lang w:bidi="en-US"/>
        </w:rPr>
        <w:fldChar w:fldCharType="separate"/>
      </w:r>
      <w:r w:rsidR="00295994">
        <w:rPr>
          <w:bCs/>
          <w:noProof/>
          <w:color w:val="auto"/>
          <w:sz w:val="20"/>
          <w:lang w:bidi="en-US"/>
        </w:rPr>
        <w:t>[7]</w:t>
      </w:r>
      <w:r w:rsidR="00876CE8" w:rsidRPr="00470932">
        <w:rPr>
          <w:bCs/>
          <w:color w:val="auto"/>
          <w:sz w:val="20"/>
          <w:lang w:bidi="en-US"/>
        </w:rPr>
        <w:fldChar w:fldCharType="end"/>
      </w:r>
      <w:r w:rsidRPr="00554044">
        <w:rPr>
          <w:bCs/>
          <w:sz w:val="20"/>
          <w:lang w:bidi="en-US"/>
        </w:rPr>
        <w:t xml:space="preserve"> performs better and has lower computational complexity</w:t>
      </w:r>
      <w:r w:rsidR="00D61E69">
        <w:rPr>
          <w:bCs/>
          <w:sz w:val="20"/>
          <w:lang w:bidi="en-US"/>
        </w:rPr>
        <w:t>. Still, it</w:t>
      </w:r>
      <w:r w:rsidRPr="00554044">
        <w:rPr>
          <w:bCs/>
          <w:sz w:val="20"/>
          <w:lang w:bidi="en-US"/>
        </w:rPr>
        <w:t xml:space="preserve"> has a smaller network capacity.</w:t>
      </w:r>
      <w:r w:rsidR="006A51C5">
        <w:rPr>
          <w:bCs/>
          <w:sz w:val="20"/>
          <w:lang w:bidi="en-US"/>
        </w:rPr>
        <w:t xml:space="preserve"> </w:t>
      </w:r>
      <w:bookmarkStart w:id="8" w:name="_Hlk38725865"/>
      <w:r w:rsidR="00B122D4" w:rsidRPr="009752DF">
        <w:rPr>
          <w:bCs/>
          <w:color w:val="auto"/>
          <w:sz w:val="20"/>
          <w:lang w:bidi="en-US"/>
        </w:rPr>
        <w:t>Efficient sub-pixel convolutional neural network (</w:t>
      </w:r>
      <w:r w:rsidR="00E90107" w:rsidRPr="009752DF">
        <w:rPr>
          <w:bCs/>
          <w:color w:val="auto"/>
          <w:sz w:val="20"/>
          <w:lang w:bidi="en-US"/>
        </w:rPr>
        <w:t>ESPCN</w:t>
      </w:r>
      <w:r w:rsidR="00B122D4" w:rsidRPr="009752DF">
        <w:rPr>
          <w:bCs/>
          <w:color w:val="auto"/>
          <w:sz w:val="20"/>
          <w:lang w:bidi="en-US"/>
        </w:rPr>
        <w:t>)</w:t>
      </w:r>
      <w:r w:rsidR="00E90107" w:rsidRPr="009752DF">
        <w:rPr>
          <w:bCs/>
          <w:color w:val="auto"/>
          <w:sz w:val="20"/>
          <w:lang w:bidi="en-US"/>
        </w:rPr>
        <w:t xml:space="preserve"> </w:t>
      </w:r>
      <w:r w:rsidR="00E90107" w:rsidRPr="009752DF">
        <w:rPr>
          <w:bCs/>
          <w:color w:val="auto"/>
          <w:sz w:val="20"/>
          <w:lang w:bidi="en-US"/>
        </w:rPr>
        <w:fldChar w:fldCharType="begin"/>
      </w:r>
      <w:r w:rsidR="006549DF">
        <w:rPr>
          <w:bCs/>
          <w:color w:val="auto"/>
          <w:sz w:val="20"/>
          <w:lang w:bidi="en-US"/>
        </w:rPr>
        <w:instrText xml:space="preserve"> ADDIN EN.CITE &lt;EndNote&gt;&lt;Cite&gt;&lt;Author&gt;Shi&lt;/Author&gt;&lt;Year&gt;2016&lt;/Year&gt;&lt;RecNum&gt;41&lt;/RecNum&gt;&lt;DisplayText&gt;[10]&lt;/DisplayText&gt;&lt;record&gt;&lt;rec-number&gt;41&lt;/rec-number&gt;&lt;foreign-keys&gt;&lt;key app="EN" db-id="srxvfdd95r2023e09rp5vpah5wxe09vdzrzd" timestamp="1658424353"&gt;41&lt;/key&gt;&lt;/foreign-keys&gt;&lt;ref-type name="Conference Proceedings"&gt;10&lt;/ref-type&gt;&lt;contributors&gt;&lt;authors&gt;&lt;author&gt;Shi, Wenzhe&lt;/author&gt;&lt;author&gt;Caballero, Jose&lt;/author&gt;&lt;author&gt;Huszár, Ferenc&lt;/author&gt;&lt;author&gt;Totz, Johannes&lt;/author&gt;&lt;author&gt;Aitken, Andrew P&lt;/author&gt;&lt;author&gt;Bishop, Rob&lt;/author&gt;&lt;author&gt;Rueckert, Daniel&lt;/author&gt;&lt;author&gt;Wang, Zehan&lt;/author&gt;&lt;/authors&gt;&lt;/contributors&gt;&lt;titles&gt;&lt;title&gt;Real-time single image and video super-resolution using an efficient sub-pixel convolutional neural network&lt;/title&gt;&lt;secondary-title&gt;Proceedings of the IEEE conference on computer vision and pattern recognition&lt;/secondary-title&gt;&lt;/titles&gt;&lt;pages&gt;1874-1883&lt;/pages&gt;&lt;dates&gt;&lt;year&gt;2016&lt;/year&gt;&lt;/dates&gt;&lt;urls&gt;&lt;/urls&gt;&lt;/record&gt;&lt;/Cite&gt;&lt;/EndNote&gt;</w:instrText>
      </w:r>
      <w:r w:rsidR="00E90107" w:rsidRPr="009752DF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[10]</w:t>
      </w:r>
      <w:r w:rsidR="00E90107" w:rsidRPr="009752DF">
        <w:rPr>
          <w:bCs/>
          <w:color w:val="auto"/>
          <w:sz w:val="20"/>
          <w:lang w:bidi="en-US"/>
        </w:rPr>
        <w:fldChar w:fldCharType="end"/>
      </w:r>
      <w:r w:rsidR="00E90107" w:rsidRPr="009752DF">
        <w:rPr>
          <w:bCs/>
          <w:color w:val="auto"/>
          <w:sz w:val="20"/>
          <w:lang w:bidi="en-US"/>
        </w:rPr>
        <w:t xml:space="preserve"> </w:t>
      </w:r>
      <w:r w:rsidR="00E13527" w:rsidRPr="009752DF">
        <w:rPr>
          <w:bCs/>
          <w:color w:val="auto"/>
          <w:sz w:val="20"/>
          <w:lang w:bidi="en-US"/>
        </w:rPr>
        <w:t>is a</w:t>
      </w:r>
      <w:r w:rsidR="003738C4" w:rsidRPr="009752DF">
        <w:rPr>
          <w:bCs/>
          <w:color w:val="auto"/>
          <w:sz w:val="20"/>
          <w:lang w:bidi="en-US"/>
        </w:rPr>
        <w:t xml:space="preserve"> simple, efficient</w:t>
      </w:r>
      <w:r w:rsidR="00E8515D" w:rsidRPr="009752DF">
        <w:rPr>
          <w:bCs/>
          <w:color w:val="auto"/>
          <w:sz w:val="20"/>
          <w:lang w:bidi="en-US"/>
        </w:rPr>
        <w:t>,</w:t>
      </w:r>
      <w:r w:rsidR="003738C4" w:rsidRPr="009752DF">
        <w:rPr>
          <w:bCs/>
          <w:color w:val="auto"/>
          <w:sz w:val="20"/>
          <w:lang w:bidi="en-US"/>
        </w:rPr>
        <w:t xml:space="preserve"> and </w:t>
      </w:r>
      <w:r w:rsidR="00E13527" w:rsidRPr="009752DF">
        <w:rPr>
          <w:bCs/>
          <w:color w:val="auto"/>
          <w:sz w:val="20"/>
          <w:lang w:bidi="en-US"/>
        </w:rPr>
        <w:t xml:space="preserve">fast </w:t>
      </w:r>
      <w:r w:rsidR="003738C4" w:rsidRPr="009752DF">
        <w:rPr>
          <w:bCs/>
          <w:color w:val="auto"/>
          <w:sz w:val="20"/>
          <w:lang w:bidi="en-US"/>
        </w:rPr>
        <w:t xml:space="preserve">image </w:t>
      </w:r>
      <w:r w:rsidR="003402A8" w:rsidRPr="009752DF">
        <w:rPr>
          <w:bCs/>
          <w:color w:val="auto"/>
          <w:sz w:val="20"/>
          <w:lang w:bidi="en-US"/>
        </w:rPr>
        <w:t xml:space="preserve">super-resolution </w:t>
      </w:r>
      <w:r w:rsidR="003738C4" w:rsidRPr="009752DF">
        <w:rPr>
          <w:bCs/>
          <w:color w:val="auto"/>
          <w:sz w:val="20"/>
          <w:lang w:bidi="en-US"/>
        </w:rPr>
        <w:t xml:space="preserve">method, </w:t>
      </w:r>
      <w:r w:rsidR="0080282C" w:rsidRPr="009752DF">
        <w:rPr>
          <w:bCs/>
          <w:color w:val="auto"/>
          <w:sz w:val="20"/>
          <w:lang w:bidi="en-US"/>
        </w:rPr>
        <w:t>that can apply on</w:t>
      </w:r>
      <w:r w:rsidR="00505B77" w:rsidRPr="009752DF">
        <w:rPr>
          <w:bCs/>
          <w:color w:val="auto"/>
          <w:sz w:val="20"/>
          <w:lang w:bidi="en-US"/>
        </w:rPr>
        <w:t xml:space="preserve"> real</w:t>
      </w:r>
      <w:r w:rsidR="00CB73FA" w:rsidRPr="009752DF">
        <w:rPr>
          <w:bCs/>
          <w:color w:val="auto"/>
          <w:sz w:val="20"/>
          <w:lang w:bidi="en-US"/>
        </w:rPr>
        <w:t>-</w:t>
      </w:r>
      <w:r w:rsidR="00505B77" w:rsidRPr="009752DF">
        <w:rPr>
          <w:bCs/>
          <w:color w:val="auto"/>
          <w:sz w:val="20"/>
          <w:lang w:bidi="en-US"/>
        </w:rPr>
        <w:t xml:space="preserve">time </w:t>
      </w:r>
      <w:r w:rsidR="0080282C" w:rsidRPr="009752DF">
        <w:rPr>
          <w:bCs/>
          <w:color w:val="auto"/>
          <w:sz w:val="20"/>
          <w:lang w:bidi="en-US"/>
        </w:rPr>
        <w:t>image and video</w:t>
      </w:r>
      <w:r w:rsidR="00505B77" w:rsidRPr="009752DF">
        <w:rPr>
          <w:bCs/>
          <w:color w:val="auto"/>
          <w:sz w:val="20"/>
          <w:lang w:bidi="en-US"/>
        </w:rPr>
        <w:t xml:space="preserve"> applications</w:t>
      </w:r>
      <w:r w:rsidR="00874B34" w:rsidRPr="009752DF">
        <w:rPr>
          <w:bCs/>
          <w:color w:val="auto"/>
          <w:sz w:val="20"/>
          <w:lang w:bidi="en-US"/>
        </w:rPr>
        <w:t xml:space="preserve">. </w:t>
      </w:r>
      <w:bookmarkStart w:id="9" w:name="_Hlk47003250"/>
    </w:p>
    <w:p w14:paraId="44F3ABB2" w14:textId="295DF8CC" w:rsidR="007422CC" w:rsidRPr="00010E0E" w:rsidRDefault="00E571E2" w:rsidP="00010E0E">
      <w:pPr>
        <w:ind w:firstLine="360"/>
        <w:rPr>
          <w:bCs/>
          <w:color w:val="auto"/>
          <w:sz w:val="20"/>
          <w:lang w:bidi="en-US"/>
        </w:rPr>
      </w:pPr>
      <w:r w:rsidRPr="004034C7">
        <w:rPr>
          <w:bCs/>
          <w:sz w:val="20"/>
          <w:lang w:bidi="en-US"/>
        </w:rPr>
        <w:t>A very deep SR</w:t>
      </w:r>
      <w:r w:rsidR="00DA4DE5">
        <w:rPr>
          <w:bCs/>
          <w:sz w:val="20"/>
          <w:lang w:bidi="en-US"/>
        </w:rPr>
        <w:t xml:space="preserve"> (VDSR)</w:t>
      </w:r>
      <w:r w:rsidRPr="004034C7">
        <w:rPr>
          <w:bCs/>
          <w:sz w:val="20"/>
          <w:lang w:bidi="en-US"/>
        </w:rPr>
        <w:t xml:space="preserve"> network</w:t>
      </w:r>
      <w:r w:rsidR="003E5EC5">
        <w:rPr>
          <w:bCs/>
          <w:sz w:val="20"/>
          <w:lang w:bidi="en-US"/>
        </w:rPr>
        <w:t xml:space="preserve"> with residual skip connection was </w:t>
      </w:r>
      <w:r w:rsidR="009B0A45">
        <w:rPr>
          <w:bCs/>
          <w:sz w:val="20"/>
          <w:lang w:bidi="en-US"/>
        </w:rPr>
        <w:t xml:space="preserve">introduced by </w:t>
      </w:r>
      <w:r w:rsidRPr="004034C7">
        <w:rPr>
          <w:bCs/>
          <w:sz w:val="20"/>
          <w:lang w:bidi="en-US"/>
        </w:rPr>
        <w:t xml:space="preserve"> Kim et al.</w:t>
      </w:r>
      <w:r w:rsidR="005963C1" w:rsidRPr="004034C7">
        <w:rPr>
          <w:bCs/>
          <w:sz w:val="20"/>
          <w:lang w:bidi="en-US"/>
        </w:rPr>
        <w:t xml:space="preserve"> </w:t>
      </w:r>
      <w:r w:rsidR="005963C1" w:rsidRPr="004034C7">
        <w:rPr>
          <w:bCs/>
          <w:sz w:val="20"/>
          <w:lang w:bidi="en-US"/>
        </w:rPr>
        <w:fldChar w:fldCharType="begin"/>
      </w:r>
      <w:r w:rsidR="006549DF" w:rsidRPr="004034C7">
        <w:rPr>
          <w:bCs/>
          <w:sz w:val="20"/>
          <w:lang w:bidi="en-US"/>
        </w:rPr>
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</w:r>
      <w:r w:rsidR="005963C1" w:rsidRPr="004034C7">
        <w:rPr>
          <w:bCs/>
          <w:sz w:val="20"/>
          <w:lang w:bidi="en-US"/>
        </w:rPr>
        <w:fldChar w:fldCharType="separate"/>
      </w:r>
      <w:r w:rsidR="006549DF" w:rsidRPr="004034C7">
        <w:rPr>
          <w:bCs/>
          <w:sz w:val="20"/>
          <w:lang w:bidi="en-US"/>
        </w:rPr>
        <w:t>[9]</w:t>
      </w:r>
      <w:r w:rsidR="005963C1" w:rsidRPr="004034C7">
        <w:rPr>
          <w:bCs/>
          <w:sz w:val="20"/>
          <w:lang w:bidi="en-US"/>
        </w:rPr>
        <w:fldChar w:fldCharType="end"/>
      </w:r>
      <w:r w:rsidR="00DA4DE5">
        <w:rPr>
          <w:bCs/>
          <w:sz w:val="20"/>
          <w:lang w:bidi="en-US"/>
        </w:rPr>
        <w:t xml:space="preserve">, which was </w:t>
      </w:r>
      <w:r w:rsidR="00E3779E">
        <w:rPr>
          <w:bCs/>
          <w:sz w:val="20"/>
          <w:lang w:bidi="en-US"/>
        </w:rPr>
        <w:t>modeled</w:t>
      </w:r>
      <w:r w:rsidRPr="004034C7">
        <w:rPr>
          <w:bCs/>
          <w:sz w:val="20"/>
          <w:lang w:bidi="en-US"/>
        </w:rPr>
        <w:t xml:space="preserve"> after </w:t>
      </w:r>
      <w:r w:rsidRPr="00E571E2">
        <w:rPr>
          <w:bCs/>
          <w:sz w:val="20"/>
          <w:lang w:bidi="en-US"/>
        </w:rPr>
        <w:t>the Visual Geometry Group network (VGG-net) used in</w:t>
      </w:r>
      <w:r w:rsidR="00DA4DE5">
        <w:rPr>
          <w:bCs/>
          <w:sz w:val="20"/>
          <w:lang w:bidi="en-US"/>
        </w:rPr>
        <w:t xml:space="preserve"> the</w:t>
      </w:r>
      <w:r w:rsidRPr="00E571E2">
        <w:rPr>
          <w:bCs/>
          <w:sz w:val="20"/>
          <w:lang w:bidi="en-US"/>
        </w:rPr>
        <w:t xml:space="preserve"> ImageNet for classification</w:t>
      </w:r>
      <w:r w:rsidR="006549DF">
        <w:rPr>
          <w:bCs/>
          <w:sz w:val="20"/>
          <w:lang w:bidi="en-US"/>
        </w:rPr>
        <w:t xml:space="preserve"> </w:t>
      </w:r>
      <w:r w:rsidR="006549DF" w:rsidRPr="00F94BB7">
        <w:rPr>
          <w:bCs/>
          <w:sz w:val="20"/>
          <w:lang w:bidi="en-US"/>
        </w:rPr>
        <w:fldChar w:fldCharType="begin"/>
      </w:r>
      <w:r w:rsidR="006549DF" w:rsidRPr="00F94BB7">
        <w:rPr>
          <w:bCs/>
          <w:sz w:val="20"/>
          <w:lang w:bidi="en-US"/>
        </w:rPr>
        <w:instrText xml:space="preserve"> ADDIN EN.CITE &lt;EndNote&gt;&lt;Cite&gt;&lt;Author&gt;Krizhevsky&lt;/Author&gt;&lt;Year&gt;2012&lt;/Year&gt;&lt;RecNum&gt;1720&lt;/RecNum&gt;&lt;DisplayText&gt;[8]&lt;/DisplayText&gt;&lt;record&gt;&lt;rec-number&gt;1720&lt;/rec-number&gt;&lt;foreign-keys&gt;&lt;key app="EN" db-id="sw00xtss4spprzeae0cvrtw1sxaw9vwe9tdx"&gt;1720&lt;/key&gt;&lt;/foreign-keys&gt;&lt;ref-type name="Journal Article"&gt;17&lt;/ref-type&gt;&lt;contributors&gt;&lt;authors&gt;&lt;author&gt;Krizhevsky, Alex&lt;/author&gt;&lt;author&gt;Sutskever, Ilya&lt;/author&gt;&lt;author&gt;Hinton, Geoffrey E&lt;/author&gt;&lt;/authors&gt;&lt;/contributors&gt;&lt;titles&gt;&lt;title&gt;Imagenet classification with deep convolutional neural networks&lt;/title&gt;&lt;secondary-title&gt;Advances in neural information processing systems&lt;/secondary-title&gt;&lt;/titles&gt;&lt;periodical&gt;&lt;full-title&gt;Advances in Neural Information Processing Systems&lt;/full-title&gt;&lt;abbr-1&gt;Adv. Neural Inf. Process. Syst.&lt;/abbr-1&gt;&lt;abbr-2&gt;Adv Neural Inf Process Syst&lt;/abbr-2&gt;&lt;/periodical&gt;&lt;volume&gt;25&lt;/volume&gt;&lt;dates&gt;&lt;year&gt;2012&lt;/year&gt;&lt;/dates&gt;&lt;urls&gt;&lt;/urls&gt;&lt;/record&gt;&lt;/Cite&gt;&lt;/EndNote&gt;</w:instrText>
      </w:r>
      <w:r w:rsidR="006549DF" w:rsidRPr="00F94BB7">
        <w:rPr>
          <w:bCs/>
          <w:sz w:val="20"/>
          <w:lang w:bidi="en-US"/>
        </w:rPr>
        <w:fldChar w:fldCharType="separate"/>
      </w:r>
      <w:r w:rsidR="006549DF" w:rsidRPr="00F94BB7">
        <w:rPr>
          <w:bCs/>
          <w:sz w:val="20"/>
          <w:lang w:bidi="en-US"/>
        </w:rPr>
        <w:t>[8]</w:t>
      </w:r>
      <w:r w:rsidR="006549DF" w:rsidRPr="00F94BB7">
        <w:rPr>
          <w:bCs/>
          <w:sz w:val="20"/>
          <w:lang w:bidi="en-US"/>
        </w:rPr>
        <w:fldChar w:fldCharType="end"/>
      </w:r>
      <w:r w:rsidRPr="00E571E2">
        <w:rPr>
          <w:bCs/>
          <w:sz w:val="20"/>
          <w:lang w:bidi="en-US"/>
        </w:rPr>
        <w:t xml:space="preserve">. Utilizing the 20 CNN trainable layers, the VDSR </w:t>
      </w:r>
      <w:r w:rsidR="001F20AC" w:rsidRPr="00F94BB7">
        <w:rPr>
          <w:bCs/>
          <w:sz w:val="20"/>
          <w:lang w:bidi="en-US"/>
        </w:rPr>
        <w:fldChar w:fldCharType="begin"/>
      </w:r>
      <w:r w:rsidR="006549DF" w:rsidRPr="00F94BB7">
        <w:rPr>
          <w:bCs/>
          <w:sz w:val="20"/>
          <w:lang w:bidi="en-US"/>
        </w:rPr>
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</w:r>
      <w:r w:rsidR="001F20AC" w:rsidRPr="00F94BB7">
        <w:rPr>
          <w:bCs/>
          <w:sz w:val="20"/>
          <w:lang w:bidi="en-US"/>
        </w:rPr>
        <w:fldChar w:fldCharType="separate"/>
      </w:r>
      <w:r w:rsidR="006549DF" w:rsidRPr="00F94BB7">
        <w:rPr>
          <w:bCs/>
          <w:sz w:val="20"/>
          <w:lang w:bidi="en-US"/>
        </w:rPr>
        <w:t>[9]</w:t>
      </w:r>
      <w:r w:rsidR="001F20AC" w:rsidRPr="00F94BB7">
        <w:rPr>
          <w:bCs/>
          <w:sz w:val="20"/>
          <w:lang w:bidi="en-US"/>
        </w:rPr>
        <w:fldChar w:fldCharType="end"/>
      </w:r>
      <w:r w:rsidRPr="00E571E2">
        <w:rPr>
          <w:bCs/>
          <w:sz w:val="20"/>
          <w:lang w:bidi="en-US"/>
        </w:rPr>
        <w:t xml:space="preserve"> network exhibited considerable performance and improvement over the SRCNN</w:t>
      </w:r>
      <w:r w:rsidR="004D60D7">
        <w:rPr>
          <w:bCs/>
          <w:sz w:val="20"/>
          <w:lang w:bidi="en-US"/>
        </w:rPr>
        <w:t xml:space="preserve"> </w:t>
      </w:r>
      <w:r w:rsidR="004D60D7" w:rsidRPr="009752DF">
        <w:rPr>
          <w:bCs/>
          <w:color w:val="auto"/>
          <w:sz w:val="20"/>
          <w:lang w:bidi="en-US"/>
        </w:rPr>
        <w:fldChar w:fldCharType="begin"/>
      </w:r>
      <w:r w:rsidR="00295994">
        <w:rPr>
          <w:bCs/>
          <w:color w:val="auto"/>
          <w:sz w:val="20"/>
          <w:lang w:bidi="en-US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4D60D7" w:rsidRPr="009752DF">
        <w:rPr>
          <w:bCs/>
          <w:color w:val="auto"/>
          <w:sz w:val="20"/>
          <w:lang w:bidi="en-US"/>
        </w:rPr>
        <w:fldChar w:fldCharType="separate"/>
      </w:r>
      <w:r w:rsidR="00295994">
        <w:rPr>
          <w:bCs/>
          <w:noProof/>
          <w:color w:val="auto"/>
          <w:sz w:val="20"/>
          <w:lang w:bidi="en-US"/>
        </w:rPr>
        <w:t>[6]</w:t>
      </w:r>
      <w:r w:rsidR="004D60D7" w:rsidRPr="009752DF">
        <w:rPr>
          <w:bCs/>
          <w:color w:val="auto"/>
          <w:sz w:val="20"/>
          <w:lang w:bidi="en-US"/>
        </w:rPr>
        <w:fldChar w:fldCharType="end"/>
      </w:r>
      <w:r w:rsidRPr="00E571E2">
        <w:rPr>
          <w:bCs/>
          <w:sz w:val="20"/>
          <w:lang w:bidi="en-US"/>
        </w:rPr>
        <w:t xml:space="preserve"> </w:t>
      </w:r>
      <w:r w:rsidR="001F20AC">
        <w:rPr>
          <w:bCs/>
          <w:sz w:val="20"/>
          <w:lang w:bidi="en-US"/>
        </w:rPr>
        <w:t>and FSRCNN</w:t>
      </w:r>
      <w:r w:rsidR="004D60D7">
        <w:rPr>
          <w:bCs/>
          <w:sz w:val="20"/>
          <w:lang w:bidi="en-US"/>
        </w:rPr>
        <w:t xml:space="preserve"> </w:t>
      </w:r>
      <w:r w:rsidR="004D60D7" w:rsidRPr="00470932">
        <w:rPr>
          <w:bCs/>
          <w:color w:val="auto"/>
          <w:sz w:val="20"/>
          <w:lang w:bidi="en-US"/>
        </w:rPr>
        <w:fldChar w:fldCharType="begin"/>
      </w:r>
      <w:r w:rsidR="00295994">
        <w:rPr>
          <w:bCs/>
          <w:color w:val="auto"/>
          <w:sz w:val="20"/>
          <w:lang w:bidi="en-US"/>
        </w:rPr>
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</w:r>
      <w:r w:rsidR="004D60D7" w:rsidRPr="00470932">
        <w:rPr>
          <w:bCs/>
          <w:color w:val="auto"/>
          <w:sz w:val="20"/>
          <w:lang w:bidi="en-US"/>
        </w:rPr>
        <w:fldChar w:fldCharType="separate"/>
      </w:r>
      <w:r w:rsidR="00295994">
        <w:rPr>
          <w:bCs/>
          <w:noProof/>
          <w:color w:val="auto"/>
          <w:sz w:val="20"/>
          <w:lang w:bidi="en-US"/>
        </w:rPr>
        <w:t>[7]</w:t>
      </w:r>
      <w:r w:rsidR="004D60D7" w:rsidRPr="00470932">
        <w:rPr>
          <w:bCs/>
          <w:color w:val="auto"/>
          <w:sz w:val="20"/>
          <w:lang w:bidi="en-US"/>
        </w:rPr>
        <w:fldChar w:fldCharType="end"/>
      </w:r>
      <w:r w:rsidR="004D60D7" w:rsidRPr="00554044">
        <w:rPr>
          <w:bCs/>
          <w:sz w:val="20"/>
          <w:lang w:bidi="en-US"/>
        </w:rPr>
        <w:t xml:space="preserve"> </w:t>
      </w:r>
      <w:r w:rsidR="00E3779E">
        <w:rPr>
          <w:bCs/>
          <w:sz w:val="20"/>
          <w:lang w:bidi="en-US"/>
        </w:rPr>
        <w:t>networks</w:t>
      </w:r>
      <w:r w:rsidRPr="00E571E2">
        <w:rPr>
          <w:bCs/>
          <w:sz w:val="20"/>
          <w:lang w:bidi="en-US"/>
        </w:rPr>
        <w:t xml:space="preserve">. </w:t>
      </w:r>
      <w:r w:rsidR="00E21FD6" w:rsidRPr="00E21FD6">
        <w:rPr>
          <w:bCs/>
          <w:sz w:val="20"/>
          <w:lang w:bidi="en-US"/>
        </w:rPr>
        <w:t xml:space="preserve">The global residual learning connection is used </w:t>
      </w:r>
      <w:r w:rsidR="00E21FD6" w:rsidRPr="00E21FD6">
        <w:rPr>
          <w:bCs/>
          <w:sz w:val="20"/>
          <w:lang w:bidi="en-US"/>
        </w:rPr>
        <w:lastRenderedPageBreak/>
        <w:t xml:space="preserve">with the </w:t>
      </w:r>
      <w:r w:rsidR="00327F43">
        <w:rPr>
          <w:bCs/>
          <w:sz w:val="20"/>
          <w:lang w:bidi="en-US"/>
        </w:rPr>
        <w:t>support o</w:t>
      </w:r>
      <w:r w:rsidR="00E21FD6" w:rsidRPr="00E21FD6">
        <w:rPr>
          <w:bCs/>
          <w:sz w:val="20"/>
          <w:lang w:bidi="en-US"/>
        </w:rPr>
        <w:t>f a faster convergence rate to lower the training complexity of VDSR.</w:t>
      </w:r>
      <w:r w:rsidR="00D33302">
        <w:rPr>
          <w:bCs/>
          <w:sz w:val="20"/>
          <w:lang w:bidi="en-US"/>
        </w:rPr>
        <w:t xml:space="preserve"> </w:t>
      </w:r>
      <w:r w:rsidR="00ED6920" w:rsidRPr="003B36BF">
        <w:rPr>
          <w:bCs/>
          <w:sz w:val="20"/>
          <w:lang w:bidi="en-US"/>
        </w:rPr>
        <w:t>Though</w:t>
      </w:r>
      <w:r w:rsidR="003B36BF" w:rsidRPr="003B36BF">
        <w:rPr>
          <w:bCs/>
          <w:sz w:val="20"/>
          <w:lang w:bidi="en-US"/>
        </w:rPr>
        <w:t xml:space="preserve">, </w:t>
      </w:r>
      <w:r w:rsidR="003B36BF" w:rsidRPr="005E52D9">
        <w:rPr>
          <w:bCs/>
          <w:color w:val="auto"/>
          <w:sz w:val="20"/>
          <w:lang w:bidi="en-US"/>
        </w:rPr>
        <w:t>VDSR</w:t>
      </w:r>
      <w:r w:rsidR="005E52D9" w:rsidRPr="005E52D9">
        <w:rPr>
          <w:bCs/>
          <w:color w:val="auto"/>
          <w:sz w:val="20"/>
          <w:lang w:bidi="en-US"/>
        </w:rPr>
        <w:t xml:space="preserve"> </w:t>
      </w:r>
      <w:r w:rsidR="005E52D9" w:rsidRPr="005E52D9">
        <w:rPr>
          <w:color w:val="auto"/>
          <w:sz w:val="18"/>
          <w:szCs w:val="18"/>
        </w:rPr>
        <w:fldChar w:fldCharType="begin"/>
      </w:r>
      <w:r w:rsidR="006549DF">
        <w:rPr>
          <w:color w:val="auto"/>
          <w:sz w:val="18"/>
          <w:szCs w:val="18"/>
        </w:rPr>
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</w:r>
      <w:r w:rsidR="005E52D9" w:rsidRPr="005E52D9">
        <w:rPr>
          <w:color w:val="auto"/>
          <w:sz w:val="18"/>
          <w:szCs w:val="18"/>
        </w:rPr>
        <w:fldChar w:fldCharType="separate"/>
      </w:r>
      <w:r w:rsidR="006549DF">
        <w:rPr>
          <w:noProof/>
          <w:color w:val="auto"/>
          <w:sz w:val="18"/>
          <w:szCs w:val="18"/>
        </w:rPr>
        <w:t>[9]</w:t>
      </w:r>
      <w:r w:rsidR="005E52D9" w:rsidRPr="005E52D9">
        <w:rPr>
          <w:color w:val="auto"/>
          <w:sz w:val="18"/>
          <w:szCs w:val="18"/>
        </w:rPr>
        <w:fldChar w:fldCharType="end"/>
      </w:r>
      <w:r w:rsidR="005E52D9" w:rsidRPr="005E52D9">
        <w:rPr>
          <w:bCs/>
          <w:color w:val="auto"/>
          <w:sz w:val="20"/>
          <w:lang w:bidi="en-US"/>
        </w:rPr>
        <w:t xml:space="preserve"> </w:t>
      </w:r>
      <w:r w:rsidR="00B52279">
        <w:rPr>
          <w:bCs/>
          <w:color w:val="auto"/>
          <w:sz w:val="20"/>
          <w:lang w:bidi="en-US"/>
        </w:rPr>
        <w:t xml:space="preserve">method </w:t>
      </w:r>
      <w:r w:rsidR="003B36BF" w:rsidRPr="003B36BF">
        <w:rPr>
          <w:bCs/>
          <w:sz w:val="20"/>
          <w:lang w:bidi="en-US"/>
        </w:rPr>
        <w:t xml:space="preserve">uses the </w:t>
      </w:r>
      <w:r w:rsidR="00B52279">
        <w:rPr>
          <w:bCs/>
          <w:sz w:val="20"/>
          <w:lang w:bidi="en-US"/>
        </w:rPr>
        <w:t xml:space="preserve">bicubic interpolation-based </w:t>
      </w:r>
      <w:r w:rsidR="003B36BF" w:rsidRPr="003B36BF">
        <w:rPr>
          <w:bCs/>
          <w:sz w:val="20"/>
          <w:lang w:bidi="en-US"/>
        </w:rPr>
        <w:t>upscaled</w:t>
      </w:r>
      <w:r w:rsidR="00B52279">
        <w:rPr>
          <w:bCs/>
          <w:sz w:val="20"/>
          <w:lang w:bidi="en-US"/>
        </w:rPr>
        <w:t xml:space="preserve"> type of input image </w:t>
      </w:r>
      <w:r w:rsidR="003B36BF" w:rsidRPr="003B36BF">
        <w:rPr>
          <w:bCs/>
          <w:sz w:val="20"/>
          <w:lang w:bidi="en-US"/>
        </w:rPr>
        <w:t>rather than the actual pixel values, which results in increased memory usage and high computational costs. In addition, Kim et al. presented a Deeply Recursive Convolutional Network (DRCN)</w:t>
      </w:r>
      <w:r w:rsidR="000157A3">
        <w:rPr>
          <w:bCs/>
          <w:sz w:val="20"/>
          <w:lang w:bidi="en-US"/>
        </w:rPr>
        <w:t xml:space="preserve"> </w:t>
      </w:r>
      <w:r w:rsidR="000157A3" w:rsidRPr="00550A7D">
        <w:rPr>
          <w:bCs/>
          <w:sz w:val="20"/>
          <w:lang w:bidi="en-US"/>
        </w:rPr>
        <w:fldChar w:fldCharType="begin"/>
      </w:r>
      <w:r w:rsidR="000157A3" w:rsidRPr="00550A7D">
        <w:rPr>
          <w:bCs/>
          <w:sz w:val="20"/>
          <w:lang w:bidi="en-US"/>
        </w:rPr>
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</w:r>
      <w:r w:rsidR="000157A3" w:rsidRPr="00550A7D">
        <w:rPr>
          <w:bCs/>
          <w:sz w:val="20"/>
          <w:lang w:bidi="en-US"/>
        </w:rPr>
        <w:fldChar w:fldCharType="separate"/>
      </w:r>
      <w:r w:rsidR="000157A3" w:rsidRPr="00550A7D">
        <w:rPr>
          <w:bCs/>
          <w:sz w:val="20"/>
          <w:lang w:bidi="en-US"/>
        </w:rPr>
        <w:t>[11]</w:t>
      </w:r>
      <w:r w:rsidR="000157A3" w:rsidRPr="00550A7D">
        <w:rPr>
          <w:bCs/>
          <w:sz w:val="20"/>
          <w:lang w:bidi="en-US"/>
        </w:rPr>
        <w:fldChar w:fldCharType="end"/>
      </w:r>
      <w:r w:rsidR="003B36BF" w:rsidRPr="003B36BF">
        <w:rPr>
          <w:bCs/>
          <w:sz w:val="20"/>
          <w:lang w:bidi="en-US"/>
        </w:rPr>
        <w:t xml:space="preserve"> for </w:t>
      </w:r>
      <w:r w:rsidR="007869FD">
        <w:rPr>
          <w:bCs/>
          <w:sz w:val="20"/>
          <w:lang w:bidi="en-US"/>
        </w:rPr>
        <w:t xml:space="preserve">image </w:t>
      </w:r>
      <w:r w:rsidR="00D33302">
        <w:rPr>
          <w:bCs/>
          <w:sz w:val="20"/>
          <w:lang w:bidi="en-US"/>
        </w:rPr>
        <w:t xml:space="preserve">SR framework </w:t>
      </w:r>
      <w:r w:rsidR="003B36BF" w:rsidRPr="003B36BF">
        <w:rPr>
          <w:bCs/>
          <w:sz w:val="20"/>
          <w:lang w:bidi="en-US"/>
        </w:rPr>
        <w:t xml:space="preserve">that employs several convolution layers. The </w:t>
      </w:r>
      <w:r w:rsidR="00782F4F">
        <w:rPr>
          <w:bCs/>
          <w:sz w:val="20"/>
          <w:lang w:bidi="en-US"/>
        </w:rPr>
        <w:t xml:space="preserve">key advantage of </w:t>
      </w:r>
      <w:r w:rsidR="003B36BF" w:rsidRPr="003B36BF">
        <w:rPr>
          <w:bCs/>
          <w:sz w:val="20"/>
          <w:lang w:bidi="en-US"/>
        </w:rPr>
        <w:t>DRCN</w:t>
      </w:r>
      <w:r w:rsidR="007869FD">
        <w:rPr>
          <w:bCs/>
          <w:sz w:val="20"/>
          <w:lang w:bidi="en-US"/>
        </w:rPr>
        <w:t xml:space="preserve"> </w:t>
      </w:r>
      <w:r w:rsidR="007869FD" w:rsidRPr="00550A7D">
        <w:rPr>
          <w:bCs/>
          <w:sz w:val="20"/>
          <w:lang w:bidi="en-US"/>
        </w:rPr>
        <w:fldChar w:fldCharType="begin"/>
      </w:r>
      <w:r w:rsidR="006549DF" w:rsidRPr="00550A7D">
        <w:rPr>
          <w:bCs/>
          <w:sz w:val="20"/>
          <w:lang w:bidi="en-US"/>
        </w:rPr>
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</w:r>
      <w:r w:rsidR="007869FD" w:rsidRPr="00550A7D">
        <w:rPr>
          <w:bCs/>
          <w:sz w:val="20"/>
          <w:lang w:bidi="en-US"/>
        </w:rPr>
        <w:fldChar w:fldCharType="separate"/>
      </w:r>
      <w:r w:rsidR="006549DF" w:rsidRPr="00550A7D">
        <w:rPr>
          <w:bCs/>
          <w:sz w:val="20"/>
          <w:lang w:bidi="en-US"/>
        </w:rPr>
        <w:t>[11]</w:t>
      </w:r>
      <w:r w:rsidR="007869FD" w:rsidRPr="00550A7D">
        <w:rPr>
          <w:bCs/>
          <w:sz w:val="20"/>
          <w:lang w:bidi="en-US"/>
        </w:rPr>
        <w:fldChar w:fldCharType="end"/>
      </w:r>
      <w:r w:rsidR="003B36BF" w:rsidRPr="003B36BF">
        <w:rPr>
          <w:bCs/>
          <w:sz w:val="20"/>
          <w:lang w:bidi="en-US"/>
        </w:rPr>
        <w:t xml:space="preserve"> is that it </w:t>
      </w:r>
      <w:r w:rsidR="00782F4F">
        <w:rPr>
          <w:bCs/>
          <w:sz w:val="20"/>
          <w:lang w:bidi="en-US"/>
        </w:rPr>
        <w:t>has constant training parameters (number of para</w:t>
      </w:r>
      <w:r w:rsidR="00095E8B">
        <w:rPr>
          <w:bCs/>
          <w:sz w:val="20"/>
          <w:lang w:bidi="en-US"/>
        </w:rPr>
        <w:t>meters).</w:t>
      </w:r>
      <w:r w:rsidR="003B36BF" w:rsidRPr="003B36BF">
        <w:rPr>
          <w:bCs/>
          <w:sz w:val="20"/>
          <w:lang w:bidi="en-US"/>
        </w:rPr>
        <w:t xml:space="preserve"> </w:t>
      </w:r>
      <w:r w:rsidR="004D60D7" w:rsidRPr="003B36BF">
        <w:rPr>
          <w:bCs/>
          <w:sz w:val="20"/>
          <w:lang w:bidi="en-US"/>
        </w:rPr>
        <w:t xml:space="preserve">Although there are more recursions, the main drawback of DRCN </w:t>
      </w:r>
      <w:r w:rsidR="004D60D7" w:rsidRPr="005E52D9">
        <w:rPr>
          <w:bCs/>
          <w:color w:val="auto"/>
          <w:sz w:val="20"/>
          <w:lang w:bidi="en-US"/>
        </w:rPr>
        <w:fldChar w:fldCharType="begin"/>
      </w:r>
      <w:r w:rsidR="006549DF">
        <w:rPr>
          <w:bCs/>
          <w:color w:val="auto"/>
          <w:sz w:val="20"/>
          <w:lang w:bidi="en-US"/>
        </w:rPr>
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</w:r>
      <w:r w:rsidR="004D60D7" w:rsidRPr="005E52D9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[11]</w:t>
      </w:r>
      <w:r w:rsidR="004D60D7" w:rsidRPr="005E52D9">
        <w:rPr>
          <w:bCs/>
          <w:color w:val="auto"/>
          <w:sz w:val="20"/>
          <w:lang w:bidi="en-US"/>
        </w:rPr>
        <w:fldChar w:fldCharType="end"/>
      </w:r>
      <w:r w:rsidR="004D60D7" w:rsidRPr="003B36BF">
        <w:rPr>
          <w:bCs/>
          <w:sz w:val="20"/>
          <w:lang w:bidi="en-US"/>
        </w:rPr>
        <w:t xml:space="preserve"> is that it slows the</w:t>
      </w:r>
      <w:r w:rsidR="00C321E3">
        <w:rPr>
          <w:bCs/>
          <w:sz w:val="20"/>
          <w:lang w:bidi="en-US"/>
        </w:rPr>
        <w:t xml:space="preserve"> process of </w:t>
      </w:r>
      <w:r w:rsidR="004D60D7" w:rsidRPr="003B36BF">
        <w:rPr>
          <w:bCs/>
          <w:sz w:val="20"/>
          <w:lang w:bidi="en-US"/>
        </w:rPr>
        <w:t>training</w:t>
      </w:r>
      <w:r w:rsidR="00C321E3">
        <w:rPr>
          <w:bCs/>
          <w:sz w:val="20"/>
          <w:lang w:bidi="en-US"/>
        </w:rPr>
        <w:t xml:space="preserve"> convergence. </w:t>
      </w:r>
      <w:r w:rsidR="003B36BF" w:rsidRPr="003B36BF">
        <w:rPr>
          <w:bCs/>
          <w:sz w:val="20"/>
          <w:lang w:bidi="en-US"/>
        </w:rPr>
        <w:t xml:space="preserve">The </w:t>
      </w:r>
      <w:r w:rsidR="00D61E69">
        <w:rPr>
          <w:bCs/>
          <w:sz w:val="20"/>
          <w:lang w:bidi="en-US"/>
        </w:rPr>
        <w:t>authors also applied the skip connection recursively</w:t>
      </w:r>
      <w:r w:rsidR="003B36BF" w:rsidRPr="003B36BF">
        <w:rPr>
          <w:bCs/>
          <w:sz w:val="20"/>
          <w:lang w:bidi="en-US"/>
        </w:rPr>
        <w:t xml:space="preserve"> to enhance model performance.</w:t>
      </w:r>
      <w:r w:rsidR="007F2AD0">
        <w:rPr>
          <w:bCs/>
          <w:sz w:val="20"/>
          <w:lang w:bidi="en-US"/>
        </w:rPr>
        <w:t xml:space="preserve"> </w:t>
      </w:r>
      <w:r w:rsidR="00E25F8D" w:rsidRPr="00E25F8D">
        <w:rPr>
          <w:bCs/>
          <w:sz w:val="20"/>
          <w:lang w:bidi="en-US"/>
        </w:rPr>
        <w:t>The Residual Encoder-Decoder Networks (RED) a</w:t>
      </w:r>
      <w:r w:rsidR="00E25F8D" w:rsidRPr="000915B7">
        <w:rPr>
          <w:bCs/>
          <w:color w:val="auto"/>
          <w:sz w:val="20"/>
          <w:lang w:bidi="en-US"/>
        </w:rPr>
        <w:t>re a notion that Mao et al. extend and propose</w:t>
      </w:r>
      <w:r w:rsidR="00856BDA">
        <w:rPr>
          <w:bCs/>
          <w:color w:val="auto"/>
          <w:sz w:val="20"/>
          <w:lang w:bidi="en-US"/>
        </w:rPr>
        <w:t xml:space="preserve">d </w:t>
      </w:r>
      <w:r w:rsidR="0095231E">
        <w:rPr>
          <w:bCs/>
          <w:color w:val="auto"/>
          <w:sz w:val="20"/>
          <w:lang w:bidi="en-US"/>
        </w:rPr>
        <w:t xml:space="preserve">the </w:t>
      </w:r>
      <w:r w:rsidR="000915B7" w:rsidRPr="000915B7">
        <w:rPr>
          <w:bCs/>
          <w:color w:val="auto"/>
          <w:sz w:val="20"/>
          <w:lang w:bidi="en-US"/>
        </w:rPr>
        <w:t xml:space="preserve">RED </w:t>
      </w:r>
      <w:r w:rsidR="00545B85" w:rsidRPr="000915B7">
        <w:rPr>
          <w:bCs/>
          <w:color w:val="auto"/>
          <w:sz w:val="20"/>
          <w:lang w:bidi="en-US"/>
        </w:rPr>
        <w:fldChar w:fldCharType="begin"/>
      </w:r>
      <w:r w:rsidR="006549DF">
        <w:rPr>
          <w:bCs/>
          <w:color w:val="auto"/>
          <w:sz w:val="20"/>
          <w:lang w:bidi="en-US"/>
        </w:rPr>
        <w:instrText xml:space="preserve"> ADDIN EN.CITE &lt;EndNote&gt;&lt;Cite&gt;&lt;Author&gt;Mao&lt;/Author&gt;&lt;Year&gt;2016&lt;/Year&gt;&lt;RecNum&gt;102&lt;/RecNum&gt;&lt;DisplayText&gt;[19]&lt;/DisplayText&gt;&lt;record&gt;&lt;rec-number&gt;102&lt;/rec-number&gt;&lt;foreign-keys&gt;&lt;key app="EN" db-id="sw00xtss4spprzeae0cvrtw1sxaw9vwe9tdx"&gt;102&lt;/key&gt;&lt;/foreign-keys&gt;&lt;ref-type name="Conference Proceedings"&gt;10&lt;/ref-type&gt;&lt;contributors&gt;&lt;authors&gt;&lt;author&gt;Mao, Xiaojiao&lt;/author&gt;&lt;author&gt;Shen, Chunhua&lt;/author&gt;&lt;author&gt;Yang, Yu-Bin&lt;/author&gt;&lt;/authors&gt;&lt;/contributors&gt;&lt;titles&gt;&lt;title&gt;Image restoration using very deep convolutional encoder-decoder networks with symmetric skip connections&lt;/title&gt;&lt;secondary-title&gt;Advances in neural information processing systems&lt;/secondary-title&gt;&lt;/titles&gt;&lt;periodical&gt;&lt;full-title&gt;Advances in Neural Information Processing Systems&lt;/full-title&gt;&lt;abbr-1&gt;Adv. Neural Inf. Process. Syst.&lt;/abbr-1&gt;&lt;abbr-2&gt;Adv Neural Inf Process Syst&lt;/abbr-2&gt;&lt;/periodical&gt;&lt;pages&gt;2802-2810&lt;/pages&gt;&lt;dates&gt;&lt;year&gt;2016&lt;/year&gt;&lt;/dates&gt;&lt;urls&gt;&lt;/urls&gt;&lt;/record&gt;&lt;/Cite&gt;&lt;/EndNote&gt;</w:instrText>
      </w:r>
      <w:r w:rsidR="00545B85" w:rsidRPr="000915B7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[19]</w:t>
      </w:r>
      <w:r w:rsidR="00545B85" w:rsidRPr="000915B7">
        <w:rPr>
          <w:bCs/>
          <w:color w:val="auto"/>
          <w:sz w:val="20"/>
          <w:lang w:bidi="en-US"/>
        </w:rPr>
        <w:fldChar w:fldCharType="end"/>
      </w:r>
      <w:r w:rsidR="00545B85">
        <w:rPr>
          <w:bCs/>
          <w:color w:val="auto"/>
          <w:sz w:val="20"/>
          <w:lang w:bidi="en-US"/>
        </w:rPr>
        <w:t xml:space="preserve"> </w:t>
      </w:r>
      <w:r w:rsidR="000915B7" w:rsidRPr="000915B7">
        <w:rPr>
          <w:bCs/>
          <w:color w:val="auto"/>
          <w:sz w:val="20"/>
          <w:lang w:bidi="en-US"/>
        </w:rPr>
        <w:t xml:space="preserve">model </w:t>
      </w:r>
      <w:r w:rsidR="0095231E">
        <w:rPr>
          <w:bCs/>
          <w:color w:val="auto"/>
          <w:sz w:val="20"/>
          <w:lang w:bidi="en-US"/>
        </w:rPr>
        <w:t xml:space="preserve">and </w:t>
      </w:r>
      <w:r w:rsidR="000915B7" w:rsidRPr="000915B7">
        <w:rPr>
          <w:bCs/>
          <w:color w:val="auto"/>
          <w:sz w:val="20"/>
          <w:lang w:bidi="en-US"/>
        </w:rPr>
        <w:t xml:space="preserve">uses </w:t>
      </w:r>
      <w:r w:rsidR="000915B7" w:rsidRPr="00856BDA">
        <w:rPr>
          <w:bCs/>
          <w:color w:val="000000" w:themeColor="text1"/>
          <w:sz w:val="20"/>
          <w:lang w:bidi="en-US"/>
        </w:rPr>
        <w:t xml:space="preserve">residual learning with symmetric convolution operation, </w:t>
      </w:r>
      <w:r w:rsidR="00D61E69">
        <w:rPr>
          <w:bCs/>
          <w:color w:val="000000" w:themeColor="text1"/>
          <w:sz w:val="20"/>
          <w:lang w:bidi="en-US"/>
        </w:rPr>
        <w:t>obtaining</w:t>
      </w:r>
      <w:r w:rsidR="00545B85" w:rsidRPr="00856BDA">
        <w:rPr>
          <w:bCs/>
          <w:color w:val="000000" w:themeColor="text1"/>
          <w:sz w:val="20"/>
          <w:lang w:bidi="en-US"/>
        </w:rPr>
        <w:t xml:space="preserve"> </w:t>
      </w:r>
      <w:r w:rsidR="002F75BF" w:rsidRPr="00856BDA">
        <w:rPr>
          <w:bCs/>
          <w:color w:val="000000" w:themeColor="text1"/>
          <w:sz w:val="20"/>
          <w:lang w:bidi="en-US"/>
        </w:rPr>
        <w:t xml:space="preserve">better </w:t>
      </w:r>
      <w:r w:rsidR="000915B7" w:rsidRPr="00856BDA">
        <w:rPr>
          <w:bCs/>
          <w:color w:val="000000" w:themeColor="text1"/>
          <w:sz w:val="20"/>
          <w:lang w:bidi="en-US"/>
        </w:rPr>
        <w:t>performance.</w:t>
      </w:r>
      <w:r w:rsidR="002F75BF" w:rsidRPr="00856BDA">
        <w:rPr>
          <w:bCs/>
          <w:color w:val="000000" w:themeColor="text1"/>
          <w:sz w:val="20"/>
          <w:lang w:bidi="en-US"/>
        </w:rPr>
        <w:t xml:space="preserve"> </w:t>
      </w:r>
      <w:r w:rsidR="00E25F8D" w:rsidRPr="00856BDA">
        <w:rPr>
          <w:bCs/>
          <w:color w:val="000000" w:themeColor="text1"/>
          <w:sz w:val="20"/>
          <w:lang w:bidi="en-US"/>
        </w:rPr>
        <w:t>As a result, these findings support the idea that "the Deeper the Better."</w:t>
      </w:r>
      <w:r w:rsidR="007F2AD0" w:rsidRPr="00856BDA">
        <w:rPr>
          <w:bCs/>
          <w:color w:val="000000" w:themeColor="text1"/>
          <w:sz w:val="20"/>
          <w:lang w:bidi="en-US"/>
        </w:rPr>
        <w:t xml:space="preserve"> </w:t>
      </w:r>
      <w:bookmarkStart w:id="10" w:name="_Hlk38772301"/>
      <w:bookmarkEnd w:id="8"/>
      <w:bookmarkEnd w:id="9"/>
      <w:r w:rsidR="000216BC" w:rsidRPr="00856BDA">
        <w:rPr>
          <w:bCs/>
          <w:color w:val="000000" w:themeColor="text1"/>
          <w:sz w:val="20"/>
          <w:lang w:bidi="en-US"/>
        </w:rPr>
        <w:t>Contrarily</w:t>
      </w:r>
      <w:r w:rsidR="00FE0F0D" w:rsidRPr="00856BDA">
        <w:rPr>
          <w:bCs/>
          <w:color w:val="000000" w:themeColor="text1"/>
          <w:sz w:val="20"/>
          <w:lang w:bidi="en-US"/>
        </w:rPr>
        <w:t xml:space="preserve">, a shallow and </w:t>
      </w:r>
      <w:r w:rsidR="00F7164D" w:rsidRPr="00856BDA">
        <w:rPr>
          <w:bCs/>
          <w:color w:val="000000" w:themeColor="text1"/>
          <w:sz w:val="20"/>
          <w:lang w:bidi="en-US"/>
        </w:rPr>
        <w:t xml:space="preserve">deeper, </w:t>
      </w:r>
      <w:r w:rsidR="00FE0F0D" w:rsidRPr="00856BDA">
        <w:rPr>
          <w:bCs/>
          <w:color w:val="000000" w:themeColor="text1"/>
          <w:sz w:val="20"/>
          <w:lang w:bidi="en-US"/>
        </w:rPr>
        <w:t>fast</w:t>
      </w:r>
      <w:r w:rsidR="00880F7C" w:rsidRPr="00856BDA">
        <w:rPr>
          <w:bCs/>
          <w:color w:val="000000" w:themeColor="text1"/>
          <w:sz w:val="20"/>
          <w:lang w:bidi="en-US"/>
        </w:rPr>
        <w:t xml:space="preserve"> </w:t>
      </w:r>
      <w:r w:rsidR="00FE0F0D" w:rsidRPr="00856BDA">
        <w:rPr>
          <w:bCs/>
          <w:color w:val="000000" w:themeColor="text1"/>
          <w:sz w:val="20"/>
          <w:lang w:bidi="en-US"/>
        </w:rPr>
        <w:t xml:space="preserve">deep </w:t>
      </w:r>
      <w:r w:rsidR="00880F7C" w:rsidRPr="00856BDA">
        <w:rPr>
          <w:bCs/>
          <w:color w:val="000000" w:themeColor="text1"/>
          <w:sz w:val="20"/>
          <w:lang w:bidi="en-US"/>
        </w:rPr>
        <w:t>learning</w:t>
      </w:r>
      <w:r w:rsidR="00420F7E" w:rsidRPr="00856BDA">
        <w:rPr>
          <w:bCs/>
          <w:color w:val="000000" w:themeColor="text1"/>
          <w:sz w:val="20"/>
          <w:lang w:bidi="en-US"/>
        </w:rPr>
        <w:t>-</w:t>
      </w:r>
      <w:r w:rsidR="00880F7C" w:rsidRPr="00856BDA">
        <w:rPr>
          <w:bCs/>
          <w:color w:val="000000" w:themeColor="text1"/>
          <w:sz w:val="20"/>
          <w:lang w:bidi="en-US"/>
        </w:rPr>
        <w:t xml:space="preserve">based </w:t>
      </w:r>
      <w:r w:rsidR="00FE0F0D" w:rsidRPr="00856BDA">
        <w:rPr>
          <w:bCs/>
          <w:color w:val="000000" w:themeColor="text1"/>
          <w:sz w:val="20"/>
          <w:lang w:bidi="en-US"/>
        </w:rPr>
        <w:t xml:space="preserve">approach </w:t>
      </w:r>
      <w:r w:rsidR="001870DC" w:rsidRPr="00856BDA">
        <w:rPr>
          <w:bCs/>
          <w:color w:val="000000" w:themeColor="text1"/>
          <w:sz w:val="20"/>
          <w:lang w:bidi="en-US"/>
        </w:rPr>
        <w:t xml:space="preserve">was </w:t>
      </w:r>
      <w:r w:rsidR="00224CA9" w:rsidRPr="00856BDA">
        <w:rPr>
          <w:bCs/>
          <w:color w:val="000000" w:themeColor="text1"/>
          <w:sz w:val="20"/>
          <w:lang w:bidi="en-US"/>
        </w:rPr>
        <w:t xml:space="preserve">proposed by </w:t>
      </w:r>
      <w:r w:rsidR="00376D0E" w:rsidRPr="00856BDA">
        <w:rPr>
          <w:bCs/>
          <w:color w:val="000000" w:themeColor="text1"/>
          <w:sz w:val="20"/>
          <w:lang w:bidi="en-US"/>
        </w:rPr>
        <w:t xml:space="preserve">Romano </w:t>
      </w:r>
      <w:r w:rsidR="00880F7C" w:rsidRPr="00856BDA">
        <w:rPr>
          <w:bCs/>
          <w:color w:val="000000" w:themeColor="text1"/>
          <w:sz w:val="20"/>
          <w:lang w:bidi="en-US"/>
        </w:rPr>
        <w:t>et al.</w:t>
      </w:r>
      <w:r w:rsidR="00E3779E">
        <w:rPr>
          <w:bCs/>
          <w:color w:val="000000" w:themeColor="text1"/>
          <w:sz w:val="20"/>
          <w:lang w:bidi="en-US"/>
        </w:rPr>
        <w:t>,</w:t>
      </w:r>
      <w:r w:rsidR="00880F7C" w:rsidRPr="00856BDA">
        <w:rPr>
          <w:bCs/>
          <w:color w:val="000000" w:themeColor="text1"/>
          <w:sz w:val="20"/>
          <w:lang w:bidi="en-US"/>
        </w:rPr>
        <w:t xml:space="preserve"> named Rapid and Accurate Image Super</w:t>
      </w:r>
      <w:r w:rsidR="00420F7E" w:rsidRPr="00856BDA">
        <w:rPr>
          <w:bCs/>
          <w:color w:val="000000" w:themeColor="text1"/>
          <w:sz w:val="20"/>
          <w:lang w:bidi="en-US"/>
        </w:rPr>
        <w:t>-</w:t>
      </w:r>
      <w:r w:rsidR="00880F7C" w:rsidRPr="00856BDA">
        <w:rPr>
          <w:bCs/>
          <w:color w:val="000000" w:themeColor="text1"/>
          <w:sz w:val="20"/>
          <w:lang w:bidi="en-US"/>
        </w:rPr>
        <w:t>Resolution (RAISR)</w:t>
      </w:r>
      <w:r w:rsidR="003B5591" w:rsidRPr="00856BDA">
        <w:rPr>
          <w:bCs/>
          <w:color w:val="000000" w:themeColor="text1"/>
          <w:sz w:val="20"/>
          <w:lang w:bidi="en-US"/>
        </w:rPr>
        <w:t xml:space="preserve"> </w:t>
      </w:r>
      <w:r w:rsidR="003B5591" w:rsidRPr="00856BDA">
        <w:rPr>
          <w:bCs/>
          <w:color w:val="000000" w:themeColor="text1"/>
          <w:sz w:val="20"/>
          <w:lang w:bidi="en-US"/>
        </w:rPr>
        <w:fldChar w:fldCharType="begin"/>
      </w:r>
      <w:r w:rsidR="006549DF" w:rsidRPr="00856BDA">
        <w:rPr>
          <w:bCs/>
          <w:color w:val="000000" w:themeColor="text1"/>
          <w:sz w:val="20"/>
          <w:lang w:bidi="en-US"/>
        </w:rPr>
        <w:instrText xml:space="preserve"> ADDIN EN.CITE &lt;EndNote&gt;&lt;Cite&gt;&lt;Author&gt;Romano&lt;/Author&gt;&lt;Year&gt;2016&lt;/Year&gt;&lt;RecNum&gt;416&lt;/RecNum&gt;&lt;DisplayText&gt;[20]&lt;/DisplayText&gt;&lt;record&gt;&lt;rec-number&gt;416&lt;/rec-number&gt;&lt;foreign-keys&gt;&lt;key app="EN" db-id="9tr2d2ds7prvf4exd5apa0vtef2v9arspsdw" timestamp="1571477228"&gt;416&lt;/key&gt;&lt;/foreign-keys&gt;&lt;ref-type name="Journal Article"&gt;17&lt;/ref-type&gt;&lt;contributors&gt;&lt;authors&gt;&lt;author&gt;Romano, Yaniv&lt;/author&gt;&lt;author&gt;Isidoro, John&lt;/author&gt;&lt;author&gt;Milanfar, Peyman&lt;/author&gt;&lt;/authors&gt;&lt;/contributors&gt;&lt;titles&gt;&lt;title&gt;RAISR: rapid and accurate image super resolution&lt;/title&gt;&lt;secondary-title&gt;IEEE Transactions on Computational Imaging&lt;/secondary-title&gt;&lt;/titles&gt;&lt;periodical&gt;&lt;full-title&gt;IEEE Transactions on Computational Imaging&lt;/full-title&gt;&lt;/periodical&gt;&lt;pages&gt;110-125&lt;/pages&gt;&lt;volume&gt;3&lt;/volume&gt;&lt;number&gt;1&lt;/number&gt;&lt;dates&gt;&lt;year&gt;2016&lt;/year&gt;&lt;/dates&gt;&lt;isbn&gt;2333-9403&lt;/isbn&gt;&lt;urls&gt;&lt;/urls&gt;&lt;/record&gt;&lt;/Cite&gt;&lt;/EndNote&gt;</w:instrText>
      </w:r>
      <w:r w:rsidR="003B5591" w:rsidRPr="00856BDA">
        <w:rPr>
          <w:bCs/>
          <w:color w:val="000000" w:themeColor="text1"/>
          <w:sz w:val="20"/>
          <w:lang w:bidi="en-US"/>
        </w:rPr>
        <w:fldChar w:fldCharType="separate"/>
      </w:r>
      <w:r w:rsidR="006549DF" w:rsidRPr="00856BDA">
        <w:rPr>
          <w:bCs/>
          <w:noProof/>
          <w:color w:val="000000" w:themeColor="text1"/>
          <w:sz w:val="20"/>
          <w:lang w:bidi="en-US"/>
        </w:rPr>
        <w:t>[20]</w:t>
      </w:r>
      <w:r w:rsidR="003B5591" w:rsidRPr="00856BDA">
        <w:rPr>
          <w:bCs/>
          <w:color w:val="000000" w:themeColor="text1"/>
          <w:sz w:val="20"/>
          <w:lang w:bidi="en-US"/>
        </w:rPr>
        <w:fldChar w:fldCharType="end"/>
      </w:r>
      <w:r w:rsidR="00880F7C" w:rsidRPr="00856BDA">
        <w:rPr>
          <w:bCs/>
          <w:color w:val="000000" w:themeColor="text1"/>
          <w:sz w:val="20"/>
          <w:lang w:bidi="en-US"/>
        </w:rPr>
        <w:t>. In this approach</w:t>
      </w:r>
      <w:r w:rsidR="00420F7E" w:rsidRPr="00856BDA">
        <w:rPr>
          <w:bCs/>
          <w:color w:val="000000" w:themeColor="text1"/>
          <w:sz w:val="20"/>
          <w:lang w:bidi="en-US"/>
        </w:rPr>
        <w:t>,</w:t>
      </w:r>
      <w:r w:rsidR="00880F7C" w:rsidRPr="00856BDA">
        <w:rPr>
          <w:bCs/>
          <w:color w:val="000000" w:themeColor="text1"/>
          <w:sz w:val="20"/>
          <w:lang w:bidi="en-US"/>
        </w:rPr>
        <w:t xml:space="preserve"> </w:t>
      </w:r>
      <w:r w:rsidR="00420F7E" w:rsidRPr="00856BDA">
        <w:rPr>
          <w:bCs/>
          <w:color w:val="000000" w:themeColor="text1"/>
          <w:sz w:val="20"/>
          <w:lang w:bidi="en-US"/>
        </w:rPr>
        <w:t xml:space="preserve">the </w:t>
      </w:r>
      <w:r w:rsidR="00880F7C" w:rsidRPr="00856BDA">
        <w:rPr>
          <w:bCs/>
          <w:color w:val="000000" w:themeColor="text1"/>
          <w:sz w:val="20"/>
          <w:lang w:bidi="en-US"/>
        </w:rPr>
        <w:t xml:space="preserve">author classifies the input image patches </w:t>
      </w:r>
      <w:r w:rsidR="00420F7E" w:rsidRPr="00856BDA">
        <w:rPr>
          <w:bCs/>
          <w:color w:val="000000" w:themeColor="text1"/>
          <w:sz w:val="20"/>
          <w:lang w:bidi="en-US"/>
        </w:rPr>
        <w:t>concerning</w:t>
      </w:r>
      <w:r w:rsidR="00880F7C" w:rsidRPr="00856BDA">
        <w:rPr>
          <w:bCs/>
          <w:color w:val="000000" w:themeColor="text1"/>
          <w:sz w:val="20"/>
          <w:lang w:bidi="en-US"/>
        </w:rPr>
        <w:t xml:space="preserve"> </w:t>
      </w:r>
      <w:r w:rsidR="00420F7E" w:rsidRPr="00856BDA">
        <w:rPr>
          <w:bCs/>
          <w:color w:val="000000" w:themeColor="text1"/>
          <w:sz w:val="20"/>
          <w:lang w:bidi="en-US"/>
        </w:rPr>
        <w:t xml:space="preserve">the </w:t>
      </w:r>
      <w:r w:rsidR="00880F7C" w:rsidRPr="00856BDA">
        <w:rPr>
          <w:bCs/>
          <w:color w:val="000000" w:themeColor="text1"/>
          <w:sz w:val="20"/>
          <w:lang w:bidi="en-US"/>
        </w:rPr>
        <w:t xml:space="preserve">angle of patches, </w:t>
      </w:r>
      <w:r w:rsidR="00465199" w:rsidRPr="00856BDA">
        <w:rPr>
          <w:bCs/>
          <w:color w:val="000000" w:themeColor="text1"/>
          <w:sz w:val="20"/>
          <w:lang w:bidi="en-US"/>
        </w:rPr>
        <w:t xml:space="preserve">coherence, and </w:t>
      </w:r>
      <w:r w:rsidR="00465199" w:rsidRPr="009752DF">
        <w:rPr>
          <w:bCs/>
          <w:color w:val="auto"/>
          <w:sz w:val="20"/>
          <w:lang w:bidi="en-US"/>
        </w:rPr>
        <w:t xml:space="preserve">strength to learn the mappings from the original LR image to reconstruct </w:t>
      </w:r>
      <w:r w:rsidR="00442C71" w:rsidRPr="009752DF">
        <w:rPr>
          <w:bCs/>
          <w:color w:val="auto"/>
          <w:sz w:val="20"/>
          <w:lang w:bidi="en-US"/>
        </w:rPr>
        <w:t xml:space="preserve">the </w:t>
      </w:r>
      <w:r w:rsidR="00465199" w:rsidRPr="009752DF">
        <w:rPr>
          <w:bCs/>
          <w:color w:val="auto"/>
          <w:sz w:val="20"/>
          <w:lang w:bidi="en-US"/>
        </w:rPr>
        <w:t>HR image.</w:t>
      </w:r>
      <w:r w:rsidR="00AD69C5">
        <w:rPr>
          <w:bCs/>
          <w:color w:val="auto"/>
          <w:sz w:val="20"/>
          <w:lang w:bidi="en-US"/>
        </w:rPr>
        <w:t xml:space="preserve"> </w:t>
      </w:r>
      <w:r w:rsidR="00165415" w:rsidRPr="00165415">
        <w:rPr>
          <w:bCs/>
          <w:color w:val="auto"/>
          <w:sz w:val="20"/>
          <w:lang w:bidi="en-US"/>
        </w:rPr>
        <w:t xml:space="preserve">To </w:t>
      </w:r>
      <w:r w:rsidR="00873D8C">
        <w:rPr>
          <w:bCs/>
          <w:color w:val="auto"/>
          <w:sz w:val="20"/>
          <w:lang w:bidi="en-US"/>
        </w:rPr>
        <w:t>rebuild</w:t>
      </w:r>
      <w:r w:rsidR="00165415" w:rsidRPr="00165415">
        <w:rPr>
          <w:bCs/>
          <w:color w:val="auto"/>
          <w:sz w:val="20"/>
          <w:lang w:bidi="en-US"/>
        </w:rPr>
        <w:t xml:space="preserve"> the HR image, L</w:t>
      </w:r>
      <w:r w:rsidR="00376D0E">
        <w:rPr>
          <w:bCs/>
          <w:color w:val="auto"/>
          <w:sz w:val="20"/>
          <w:lang w:bidi="en-US"/>
        </w:rPr>
        <w:t xml:space="preserve">ai </w:t>
      </w:r>
      <w:r w:rsidR="00165415" w:rsidRPr="00165415">
        <w:rPr>
          <w:bCs/>
          <w:color w:val="auto"/>
          <w:sz w:val="20"/>
          <w:lang w:bidi="en-US"/>
        </w:rPr>
        <w:t>et al. developed a deep Laplacian Pyramid Super-Resolution Network (</w:t>
      </w:r>
      <w:proofErr w:type="spellStart"/>
      <w:r w:rsidR="00165415" w:rsidRPr="00165415">
        <w:rPr>
          <w:bCs/>
          <w:color w:val="auto"/>
          <w:sz w:val="20"/>
          <w:lang w:bidi="en-US"/>
        </w:rPr>
        <w:t>LapSRN</w:t>
      </w:r>
      <w:proofErr w:type="spellEnd"/>
      <w:r w:rsidR="00165415" w:rsidRPr="00165415">
        <w:rPr>
          <w:bCs/>
          <w:color w:val="auto"/>
          <w:sz w:val="20"/>
          <w:lang w:bidi="en-US"/>
        </w:rPr>
        <w:t>)</w:t>
      </w:r>
      <w:r w:rsidR="004E23AF">
        <w:rPr>
          <w:bCs/>
          <w:color w:val="auto"/>
          <w:sz w:val="20"/>
          <w:lang w:bidi="en-US"/>
        </w:rPr>
        <w:t xml:space="preserve"> </w:t>
      </w:r>
      <w:r w:rsidR="004E23AF" w:rsidRPr="00EF26B9">
        <w:rPr>
          <w:bCs/>
          <w:color w:val="auto"/>
          <w:sz w:val="20"/>
          <w:lang w:bidi="en-US"/>
        </w:rPr>
        <w:fldChar w:fldCharType="begin"/>
      </w:r>
      <w:r w:rsidR="006549DF">
        <w:rPr>
          <w:bCs/>
          <w:color w:val="auto"/>
          <w:sz w:val="20"/>
          <w:lang w:bidi="en-US"/>
        </w:rPr>
        <w:instrText xml:space="preserve"> ADDIN EN.CITE &lt;EndNote&gt;&lt;Cite&gt;&lt;Author&gt;Lai&lt;/Author&gt;&lt;Year&gt;2017&lt;/Year&gt;&lt;RecNum&gt;48&lt;/RecNum&gt;&lt;DisplayText&gt;[21]&lt;/DisplayText&gt;&lt;record&gt;&lt;rec-number&gt;48&lt;/rec-number&gt;&lt;foreign-keys&gt;&lt;key app="EN" db-id="srxvfdd95r2023e09rp5vpah5wxe09vdzrzd" timestamp="1658464813"&gt;48&lt;/key&gt;&lt;/foreign-keys&gt;&lt;ref-type name="Conference Proceedings"&gt;10&lt;/ref-type&gt;&lt;contributors&gt;&lt;authors&gt;&lt;author&gt;Lai, Wei-Sheng&lt;/author&gt;&lt;author&gt;Huang, Jia-Bin&lt;/author&gt;&lt;author&gt;Ahuja, Narendra&lt;/author&gt;&lt;author&gt;Yang, Ming-Hsuan&lt;/author&gt;&lt;/authors&gt;&lt;/contributors&gt;&lt;titles&gt;&lt;title&gt;Deep laplacian pyramid networks for fast and accurate super-resolution&lt;/title&gt;&lt;secondary-title&gt;Proceedings of the IEEE conference on computer vision and pattern recognition&lt;/secondary-title&gt;&lt;/titles&gt;&lt;pages&gt;624-632&lt;/pages&gt;&lt;dates&gt;&lt;year&gt;2017&lt;/year&gt;&lt;/dates&gt;&lt;urls&gt;&lt;/urls&gt;&lt;/record&gt;&lt;/Cite&gt;&lt;/EndNote&gt;</w:instrText>
      </w:r>
      <w:r w:rsidR="004E23AF" w:rsidRPr="00EF26B9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[21]</w:t>
      </w:r>
      <w:r w:rsidR="004E23AF" w:rsidRPr="00EF26B9">
        <w:rPr>
          <w:bCs/>
          <w:color w:val="auto"/>
          <w:sz w:val="20"/>
          <w:lang w:bidi="en-US"/>
        </w:rPr>
        <w:fldChar w:fldCharType="end"/>
      </w:r>
      <w:r w:rsidR="00165415" w:rsidRPr="00165415">
        <w:rPr>
          <w:bCs/>
          <w:color w:val="auto"/>
          <w:sz w:val="20"/>
          <w:lang w:bidi="en-US"/>
        </w:rPr>
        <w:t xml:space="preserve">, a novel image SR design. The </w:t>
      </w:r>
      <w:proofErr w:type="spellStart"/>
      <w:r w:rsidR="00165415" w:rsidRPr="00EF26B9">
        <w:rPr>
          <w:bCs/>
          <w:color w:val="auto"/>
          <w:sz w:val="20"/>
          <w:lang w:bidi="en-US"/>
        </w:rPr>
        <w:t>LapSRN</w:t>
      </w:r>
      <w:proofErr w:type="spellEnd"/>
      <w:r w:rsidR="00165415" w:rsidRPr="00EF26B9">
        <w:rPr>
          <w:bCs/>
          <w:color w:val="auto"/>
          <w:sz w:val="20"/>
          <w:lang w:bidi="en-US"/>
        </w:rPr>
        <w:t xml:space="preserve"> </w:t>
      </w:r>
      <w:r w:rsidR="00EF26B9" w:rsidRPr="00EF26B9">
        <w:rPr>
          <w:bCs/>
          <w:color w:val="auto"/>
          <w:sz w:val="20"/>
          <w:lang w:bidi="en-US"/>
        </w:rPr>
        <w:fldChar w:fldCharType="begin"/>
      </w:r>
      <w:r w:rsidR="006549DF">
        <w:rPr>
          <w:bCs/>
          <w:color w:val="auto"/>
          <w:sz w:val="20"/>
          <w:lang w:bidi="en-US"/>
        </w:rPr>
        <w:instrText xml:space="preserve"> ADDIN EN.CITE &lt;EndNote&gt;&lt;Cite&gt;&lt;Author&gt;Lai&lt;/Author&gt;&lt;Year&gt;2017&lt;/Year&gt;&lt;RecNum&gt;48&lt;/RecNum&gt;&lt;DisplayText&gt;[21]&lt;/DisplayText&gt;&lt;record&gt;&lt;rec-number&gt;48&lt;/rec-number&gt;&lt;foreign-keys&gt;&lt;key app="EN" db-id="srxvfdd95r2023e09rp5vpah5wxe09vdzrzd" timestamp="1658464813"&gt;48&lt;/key&gt;&lt;/foreign-keys&gt;&lt;ref-type name="Conference Proceedings"&gt;10&lt;/ref-type&gt;&lt;contributors&gt;&lt;authors&gt;&lt;author&gt;Lai, Wei-Sheng&lt;/author&gt;&lt;author&gt;Huang, Jia-Bin&lt;/author&gt;&lt;author&gt;Ahuja, Narendra&lt;/author&gt;&lt;author&gt;Yang, Ming-Hsuan&lt;/author&gt;&lt;/authors&gt;&lt;/contributors&gt;&lt;titles&gt;&lt;title&gt;Deep laplacian pyramid networks for fast and accurate super-resolution&lt;/title&gt;&lt;secondary-title&gt;Proceedings of the IEEE conference on computer vision and pattern recognition&lt;/secondary-title&gt;&lt;/titles&gt;&lt;pages&gt;624-632&lt;/pages&gt;&lt;dates&gt;&lt;year&gt;2017&lt;/year&gt;&lt;/dates&gt;&lt;urls&gt;&lt;/urls&gt;&lt;/record&gt;&lt;/Cite&gt;&lt;/EndNote&gt;</w:instrText>
      </w:r>
      <w:r w:rsidR="00EF26B9" w:rsidRPr="00EF26B9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[21]</w:t>
      </w:r>
      <w:r w:rsidR="00EF26B9" w:rsidRPr="00EF26B9">
        <w:rPr>
          <w:bCs/>
          <w:color w:val="auto"/>
          <w:sz w:val="20"/>
          <w:lang w:bidi="en-US"/>
        </w:rPr>
        <w:fldChar w:fldCharType="end"/>
      </w:r>
      <w:r w:rsidR="00EF26B9" w:rsidRPr="00165415">
        <w:rPr>
          <w:bCs/>
          <w:color w:val="auto"/>
          <w:sz w:val="20"/>
          <w:lang w:bidi="en-US"/>
        </w:rPr>
        <w:t xml:space="preserve"> </w:t>
      </w:r>
      <w:r w:rsidR="00165415" w:rsidRPr="00165415">
        <w:rPr>
          <w:bCs/>
          <w:color w:val="auto"/>
          <w:sz w:val="20"/>
          <w:lang w:bidi="en-US"/>
        </w:rPr>
        <w:t xml:space="preserve">architecture is based on many pyramid layers, </w:t>
      </w:r>
      <w:r w:rsidR="00EC69AA">
        <w:rPr>
          <w:bCs/>
          <w:color w:val="auto"/>
          <w:sz w:val="20"/>
          <w:lang w:bidi="en-US"/>
        </w:rPr>
        <w:t xml:space="preserve">each of which has a </w:t>
      </w:r>
      <w:r w:rsidR="00165415" w:rsidRPr="00165415">
        <w:rPr>
          <w:bCs/>
          <w:color w:val="auto"/>
          <w:sz w:val="20"/>
          <w:lang w:bidi="en-US"/>
        </w:rPr>
        <w:t>deconvolution layer a</w:t>
      </w:r>
      <w:r w:rsidR="000C64C9">
        <w:rPr>
          <w:bCs/>
          <w:color w:val="auto"/>
          <w:sz w:val="20"/>
          <w:lang w:bidi="en-US"/>
        </w:rPr>
        <w:t xml:space="preserve">cting as an </w:t>
      </w:r>
      <w:r w:rsidR="00165415" w:rsidRPr="00165415">
        <w:rPr>
          <w:bCs/>
          <w:color w:val="auto"/>
          <w:sz w:val="20"/>
          <w:lang w:bidi="en-US"/>
        </w:rPr>
        <w:t>upsample</w:t>
      </w:r>
      <w:r w:rsidR="00EC69AA">
        <w:rPr>
          <w:bCs/>
          <w:color w:val="auto"/>
          <w:sz w:val="20"/>
          <w:lang w:bidi="en-US"/>
        </w:rPr>
        <w:t xml:space="preserve">. </w:t>
      </w:r>
      <w:r w:rsidR="00ED66BD" w:rsidRPr="00ED66BD">
        <w:rPr>
          <w:bCs/>
          <w:color w:val="auto"/>
          <w:sz w:val="20"/>
          <w:lang w:bidi="en-US"/>
        </w:rPr>
        <w:t>Denoising convolutional neural networks (</w:t>
      </w:r>
      <w:proofErr w:type="spellStart"/>
      <w:r w:rsidR="00ED66BD" w:rsidRPr="00ED66BD">
        <w:rPr>
          <w:bCs/>
          <w:color w:val="auto"/>
          <w:sz w:val="20"/>
          <w:lang w:bidi="en-US"/>
        </w:rPr>
        <w:t>DnCNNs</w:t>
      </w:r>
      <w:proofErr w:type="spellEnd"/>
      <w:r w:rsidR="00ED66BD" w:rsidRPr="00ED66BD">
        <w:rPr>
          <w:bCs/>
          <w:color w:val="auto"/>
          <w:sz w:val="20"/>
          <w:lang w:bidi="en-US"/>
        </w:rPr>
        <w:t xml:space="preserve">) were suggested by Zhang et al. </w:t>
      </w:r>
      <w:r w:rsidR="00ED66BD" w:rsidRPr="00ED66BD">
        <w:rPr>
          <w:bCs/>
          <w:color w:val="auto"/>
          <w:sz w:val="20"/>
          <w:lang w:bidi="en-US"/>
        </w:rPr>
        <w:fldChar w:fldCharType="begin"/>
      </w:r>
      <w:r w:rsidR="006549DF">
        <w:rPr>
          <w:bCs/>
          <w:color w:val="auto"/>
          <w:sz w:val="20"/>
          <w:lang w:bidi="en-US"/>
        </w:rPr>
        <w:instrText xml:space="preserve"> ADDIN EN.CITE &lt;EndNote&gt;&lt;Cite&gt;&lt;Author&gt;Zhang&lt;/Author&gt;&lt;Year&gt;2017&lt;/Year&gt;&lt;RecNum&gt;223&lt;/RecNum&gt;&lt;DisplayText&gt;[22]&lt;/DisplayText&gt;&lt;record&gt;&lt;rec-number&gt;223&lt;/rec-number&gt;&lt;foreign-keys&gt;&lt;key app="EN" db-id="9tr2d2ds7prvf4exd5apa0vtef2v9arspsdw" timestamp="1556040555"&gt;223&lt;/key&gt;&lt;/foreign-keys&gt;&lt;ref-type name="Journal Article"&gt;17&lt;/ref-type&gt;&lt;contributors&gt;&lt;authors&gt;&lt;author&gt;Zhang, Kai&lt;/author&gt;&lt;author&gt;Zuo, Wangmeng&lt;/author&gt;&lt;author&gt;Chen, Yunjin&lt;/author&gt;&lt;author&gt;Meng, Deyu&lt;/author&gt;&lt;author&gt;Zhang, Lei&lt;/author&gt;&lt;/authors&gt;&lt;/contributors&gt;&lt;titles&gt;&lt;title&gt;Beyond a gaussian denoiser: Residual learning of deep cnn for image denoising&lt;/title&gt;&lt;secondary-title&gt;IEEE Transactions on Image Processing&lt;/secondary-title&gt;&lt;/titles&gt;&lt;periodical&gt;&lt;full-title&gt;IEEE transactions on image processing&lt;/full-title&gt;&lt;/periodical&gt;&lt;pages&gt;3142-3155&lt;/pages&gt;&lt;volume&gt;26&lt;/volume&gt;&lt;number&gt;7&lt;/number&gt;&lt;dates&gt;&lt;year&gt;2017&lt;/year&gt;&lt;/dates&gt;&lt;isbn&gt;1057-7149&lt;/isbn&gt;&lt;urls&gt;&lt;/urls&gt;&lt;/record&gt;&lt;/Cite&gt;&lt;/EndNote&gt;</w:instrText>
      </w:r>
      <w:r w:rsidR="00ED66BD" w:rsidRPr="00ED66BD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[22]</w:t>
      </w:r>
      <w:r w:rsidR="00ED66BD" w:rsidRPr="00ED66BD">
        <w:rPr>
          <w:bCs/>
          <w:color w:val="auto"/>
          <w:sz w:val="20"/>
          <w:lang w:bidi="en-US"/>
        </w:rPr>
        <w:fldChar w:fldCharType="end"/>
      </w:r>
      <w:r w:rsidR="00ED66BD" w:rsidRPr="00ED66BD">
        <w:rPr>
          <w:bCs/>
          <w:color w:val="auto"/>
          <w:sz w:val="20"/>
          <w:lang w:bidi="en-US"/>
        </w:rPr>
        <w:t xml:space="preserve"> to speed up the development of an extremely deep convolutional neural network design. </w:t>
      </w:r>
      <w:r w:rsidR="00164EB1">
        <w:rPr>
          <w:bCs/>
          <w:color w:val="auto"/>
          <w:sz w:val="20"/>
          <w:lang w:bidi="en-US"/>
        </w:rPr>
        <w:t xml:space="preserve"> </w:t>
      </w:r>
      <w:r w:rsidR="00164EB1" w:rsidRPr="006E5357">
        <w:rPr>
          <w:bCs/>
          <w:color w:val="auto"/>
          <w:sz w:val="20"/>
          <w:lang w:bidi="en-US"/>
        </w:rPr>
        <w:t xml:space="preserve">The </w:t>
      </w:r>
      <w:proofErr w:type="spellStart"/>
      <w:r w:rsidR="00164EB1" w:rsidRPr="006E5357">
        <w:rPr>
          <w:bCs/>
          <w:color w:val="auto"/>
          <w:sz w:val="20"/>
          <w:lang w:bidi="en-US"/>
        </w:rPr>
        <w:t>DnCNN</w:t>
      </w:r>
      <w:proofErr w:type="spellEnd"/>
      <w:r w:rsidR="00164EB1" w:rsidRPr="006E5357">
        <w:rPr>
          <w:bCs/>
          <w:color w:val="auto"/>
          <w:sz w:val="20"/>
          <w:lang w:bidi="en-US"/>
        </w:rPr>
        <w:t xml:space="preserve"> network stacks convolutional neural networks with batch </w:t>
      </w:r>
      <w:proofErr w:type="spellStart"/>
      <w:r w:rsidR="00164EB1" w:rsidRPr="006E5357">
        <w:rPr>
          <w:bCs/>
          <w:color w:val="auto"/>
          <w:sz w:val="20"/>
          <w:lang w:bidi="en-US"/>
        </w:rPr>
        <w:t>normalisation</w:t>
      </w:r>
      <w:proofErr w:type="spellEnd"/>
      <w:r w:rsidR="00164EB1" w:rsidRPr="006E5357">
        <w:rPr>
          <w:bCs/>
          <w:color w:val="auto"/>
          <w:sz w:val="20"/>
          <w:lang w:bidi="en-US"/>
        </w:rPr>
        <w:t xml:space="preserve"> (BN) layers prior to the </w:t>
      </w:r>
      <w:proofErr w:type="spellStart"/>
      <w:r w:rsidR="00164EB1" w:rsidRPr="006E5357">
        <w:rPr>
          <w:bCs/>
          <w:color w:val="auto"/>
          <w:sz w:val="20"/>
          <w:lang w:bidi="en-US"/>
        </w:rPr>
        <w:t>ReLU</w:t>
      </w:r>
      <w:proofErr w:type="spellEnd"/>
      <w:r w:rsidR="00164EB1" w:rsidRPr="006E5357">
        <w:rPr>
          <w:bCs/>
          <w:color w:val="auto"/>
          <w:sz w:val="20"/>
          <w:lang w:bidi="en-US"/>
        </w:rPr>
        <w:t xml:space="preserve"> activation function, just like the SRCNN</w:t>
      </w:r>
      <w:r w:rsidR="00FC2E53">
        <w:rPr>
          <w:bCs/>
          <w:color w:val="auto"/>
          <w:sz w:val="20"/>
          <w:lang w:bidi="en-US"/>
        </w:rPr>
        <w:t xml:space="preserve"> </w:t>
      </w:r>
      <w:r w:rsidR="00FC2E53" w:rsidRPr="00FC2E53">
        <w:rPr>
          <w:bCs/>
          <w:color w:val="auto"/>
          <w:sz w:val="20"/>
          <w:lang w:bidi="en-US"/>
        </w:rPr>
        <w:fldChar w:fldCharType="begin"/>
      </w:r>
      <w:r w:rsidR="00FC2E53" w:rsidRPr="00FC2E53">
        <w:rPr>
          <w:bCs/>
          <w:color w:val="auto"/>
          <w:sz w:val="20"/>
          <w:lang w:bidi="en-US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FC2E53" w:rsidRPr="00FC2E53">
        <w:rPr>
          <w:bCs/>
          <w:color w:val="auto"/>
          <w:sz w:val="20"/>
          <w:lang w:bidi="en-US"/>
        </w:rPr>
        <w:fldChar w:fldCharType="separate"/>
      </w:r>
      <w:r w:rsidR="00FC2E53" w:rsidRPr="00FC2E53">
        <w:rPr>
          <w:bCs/>
          <w:color w:val="auto"/>
          <w:sz w:val="20"/>
          <w:lang w:bidi="en-US"/>
        </w:rPr>
        <w:t>[6]</w:t>
      </w:r>
      <w:r w:rsidR="00FC2E53" w:rsidRPr="00FC2E53">
        <w:rPr>
          <w:bCs/>
          <w:color w:val="auto"/>
          <w:sz w:val="20"/>
          <w:lang w:bidi="en-US"/>
        </w:rPr>
        <w:fldChar w:fldCharType="end"/>
      </w:r>
      <w:r w:rsidR="00164EB1">
        <w:rPr>
          <w:bCs/>
          <w:color w:val="auto"/>
          <w:sz w:val="20"/>
          <w:lang w:bidi="en-US"/>
        </w:rPr>
        <w:t xml:space="preserve"> </w:t>
      </w:r>
      <w:r w:rsidR="006E5357" w:rsidRPr="006E5357">
        <w:rPr>
          <w:bCs/>
          <w:color w:val="auto"/>
          <w:sz w:val="20"/>
          <w:lang w:bidi="en-US"/>
        </w:rPr>
        <w:t>network.</w:t>
      </w:r>
      <w:r w:rsidR="005B02FB">
        <w:rPr>
          <w:bCs/>
          <w:color w:val="auto"/>
          <w:sz w:val="20"/>
          <w:lang w:bidi="en-US"/>
        </w:rPr>
        <w:t xml:space="preserve"> </w:t>
      </w:r>
      <w:r w:rsidR="00ED66BD" w:rsidRPr="00ED66BD">
        <w:rPr>
          <w:bCs/>
          <w:color w:val="auto"/>
          <w:sz w:val="20"/>
          <w:lang w:bidi="en-US"/>
        </w:rPr>
        <w:t>Despite producing positive results, the model is computationally expensive because it uses a batch normali</w:t>
      </w:r>
      <w:r w:rsidR="00B7199E">
        <w:rPr>
          <w:bCs/>
          <w:color w:val="auto"/>
          <w:sz w:val="20"/>
          <w:lang w:bidi="en-US"/>
        </w:rPr>
        <w:t xml:space="preserve">zation </w:t>
      </w:r>
      <w:r w:rsidR="00ED66BD" w:rsidRPr="00ED66BD">
        <w:rPr>
          <w:bCs/>
          <w:color w:val="auto"/>
          <w:sz w:val="20"/>
          <w:lang w:bidi="en-US"/>
        </w:rPr>
        <w:t xml:space="preserve">layer. A progressive upsampling network is the more adaptable scaling factor </w:t>
      </w:r>
      <w:r w:rsidR="004650A0">
        <w:rPr>
          <w:bCs/>
          <w:color w:val="auto"/>
          <w:sz w:val="20"/>
          <w:lang w:bidi="en-US"/>
        </w:rPr>
        <w:t xml:space="preserve">suggested by </w:t>
      </w:r>
      <w:r w:rsidR="00ED66BD" w:rsidRPr="00ED66BD">
        <w:rPr>
          <w:bCs/>
          <w:color w:val="auto"/>
          <w:sz w:val="20"/>
          <w:lang w:bidi="en-US"/>
        </w:rPr>
        <w:t xml:space="preserve">Zhao </w:t>
      </w:r>
      <w:r w:rsidR="00ED66BD" w:rsidRPr="00B7199E">
        <w:rPr>
          <w:bCs/>
          <w:color w:val="auto"/>
          <w:sz w:val="20"/>
          <w:lang w:bidi="en-US"/>
        </w:rPr>
        <w:t xml:space="preserve">et al. </w:t>
      </w:r>
      <w:r w:rsidR="00B7199E" w:rsidRPr="00B7199E">
        <w:rPr>
          <w:bCs/>
          <w:color w:val="auto"/>
          <w:sz w:val="20"/>
          <w:lang w:bidi="en-US"/>
        </w:rPr>
        <w:fldChar w:fldCharType="begin"/>
      </w:r>
      <w:r w:rsidR="007C0C5D">
        <w:rPr>
          <w:bCs/>
          <w:color w:val="auto"/>
          <w:sz w:val="20"/>
          <w:lang w:bidi="en-US"/>
        </w:rPr>
        <w:instrText xml:space="preserve"> ADDIN EN.CITE &lt;EndNote&gt;&lt;Cite&gt;&lt;Author&gt;Zhao&lt;/Author&gt;&lt;Year&gt;2018&lt;/Year&gt;&lt;RecNum&gt;417&lt;/RecNum&gt;&lt;DisplayText&gt;[23]&lt;/DisplayText&gt;&lt;record&gt;&lt;rec-number&gt;417&lt;/rec-number&gt;&lt;foreign-keys&gt;&lt;key app="EN" db-id="9tr2d2ds7prvf4exd5apa0vtef2v9arspsdw" timestamp="1571478778"&gt;417&lt;/key&gt;&lt;/foreign-keys&gt;&lt;ref-type name="Journal Article"&gt;17&lt;/ref-type&gt;&lt;contributors&gt;&lt;authors&gt;&lt;author&gt;Zhao, Yang&lt;/author&gt;&lt;author&gt;Li, Guoqing&lt;/author&gt;&lt;author&gt;Xie, Wenjun&lt;/author&gt;&lt;author&gt;Jia, Wei&lt;/author&gt;&lt;author&gt;Min, Hai&lt;/author&gt;&lt;author&gt;Liu, Xiaoping&lt;/author&gt;&lt;/authors&gt;&lt;/contributors&gt;&lt;titles&gt;&lt;title&gt;GUN: Gradual upsampling network for single image super-resolution&lt;/title&gt;&lt;secondary-title&gt;IEEE Access&lt;/secondary-title&gt;&lt;/titles&gt;&lt;periodical&gt;&lt;full-title&gt;IEEE Access&lt;/full-title&gt;&lt;/periodical&gt;&lt;pages&gt;39363-39374&lt;/pages&gt;&lt;volume&gt;6&lt;/volume&gt;&lt;dates&gt;&lt;year&gt;2018&lt;/year&gt;&lt;/dates&gt;&lt;isbn&gt;2169-3536&lt;/isbn&gt;&lt;urls&gt;&lt;/urls&gt;&lt;/record&gt;&lt;/Cite&gt;&lt;/EndNote&gt;</w:instrText>
      </w:r>
      <w:r w:rsidR="00B7199E" w:rsidRPr="00B7199E">
        <w:rPr>
          <w:bCs/>
          <w:color w:val="auto"/>
          <w:sz w:val="20"/>
          <w:lang w:bidi="en-US"/>
        </w:rPr>
        <w:fldChar w:fldCharType="separate"/>
      </w:r>
      <w:r w:rsidR="007C0C5D">
        <w:rPr>
          <w:bCs/>
          <w:noProof/>
          <w:color w:val="auto"/>
          <w:sz w:val="20"/>
          <w:lang w:bidi="en-US"/>
        </w:rPr>
        <w:t>[23]</w:t>
      </w:r>
      <w:r w:rsidR="00B7199E" w:rsidRPr="00B7199E">
        <w:rPr>
          <w:bCs/>
          <w:color w:val="auto"/>
          <w:sz w:val="20"/>
          <w:lang w:bidi="en-US"/>
        </w:rPr>
        <w:fldChar w:fldCharType="end"/>
      </w:r>
      <w:r w:rsidR="00ED66BD" w:rsidRPr="00ED66BD">
        <w:rPr>
          <w:bCs/>
          <w:color w:val="auto"/>
          <w:sz w:val="20"/>
          <w:lang w:bidi="en-US"/>
        </w:rPr>
        <w:t xml:space="preserve"> </w:t>
      </w:r>
      <w:r w:rsidR="004650A0">
        <w:rPr>
          <w:bCs/>
          <w:color w:val="auto"/>
          <w:sz w:val="20"/>
          <w:lang w:bidi="en-US"/>
        </w:rPr>
        <w:t xml:space="preserve">named </w:t>
      </w:r>
      <w:r w:rsidR="00E3779E">
        <w:rPr>
          <w:bCs/>
          <w:color w:val="auto"/>
          <w:sz w:val="20"/>
          <w:lang w:bidi="en-US"/>
        </w:rPr>
        <w:t>a</w:t>
      </w:r>
      <w:r w:rsidR="004650A0">
        <w:rPr>
          <w:bCs/>
          <w:color w:val="auto"/>
          <w:sz w:val="20"/>
          <w:lang w:bidi="en-US"/>
        </w:rPr>
        <w:t xml:space="preserve"> </w:t>
      </w:r>
      <w:r w:rsidR="00C5099B">
        <w:rPr>
          <w:bCs/>
          <w:color w:val="auto"/>
          <w:sz w:val="20"/>
          <w:lang w:bidi="en-US"/>
        </w:rPr>
        <w:t>gradual upsampling network</w:t>
      </w:r>
      <w:r w:rsidR="004650A0">
        <w:rPr>
          <w:bCs/>
          <w:color w:val="auto"/>
          <w:sz w:val="20"/>
          <w:lang w:bidi="en-US"/>
        </w:rPr>
        <w:t xml:space="preserve"> (</w:t>
      </w:r>
      <w:r w:rsidR="00C5099B">
        <w:rPr>
          <w:bCs/>
          <w:color w:val="auto"/>
          <w:sz w:val="20"/>
          <w:lang w:bidi="en-US"/>
        </w:rPr>
        <w:t>GUN</w:t>
      </w:r>
      <w:r w:rsidR="004650A0">
        <w:rPr>
          <w:bCs/>
          <w:color w:val="auto"/>
          <w:sz w:val="20"/>
          <w:lang w:bidi="en-US"/>
        </w:rPr>
        <w:t>)</w:t>
      </w:r>
      <w:r w:rsidR="0030599B">
        <w:rPr>
          <w:bCs/>
          <w:color w:val="auto"/>
          <w:sz w:val="20"/>
          <w:lang w:bidi="en-US"/>
        </w:rPr>
        <w:t xml:space="preserve">. </w:t>
      </w:r>
      <w:r w:rsidR="0005386B">
        <w:rPr>
          <w:bCs/>
          <w:color w:val="auto"/>
          <w:sz w:val="20"/>
          <w:lang w:bidi="en-US"/>
        </w:rPr>
        <w:t xml:space="preserve">GUN </w:t>
      </w:r>
      <w:r w:rsidR="00E3779E">
        <w:rPr>
          <w:bCs/>
          <w:color w:val="auto"/>
          <w:sz w:val="20"/>
          <w:lang w:bidi="en-US"/>
        </w:rPr>
        <w:t>performs</w:t>
      </w:r>
      <w:r w:rsidR="00ED66BD" w:rsidRPr="00ED66BD">
        <w:rPr>
          <w:bCs/>
          <w:color w:val="auto"/>
          <w:sz w:val="20"/>
          <w:lang w:bidi="en-US"/>
        </w:rPr>
        <w:t xml:space="preserve"> forward and backward computations during </w:t>
      </w:r>
      <w:r w:rsidR="000B1BA8">
        <w:rPr>
          <w:bCs/>
          <w:color w:val="auto"/>
          <w:sz w:val="20"/>
          <w:lang w:bidi="en-US"/>
        </w:rPr>
        <w:t xml:space="preserve">the </w:t>
      </w:r>
      <w:r w:rsidR="00ED66BD" w:rsidRPr="00ED66BD">
        <w:rPr>
          <w:bCs/>
          <w:color w:val="auto"/>
          <w:sz w:val="20"/>
          <w:lang w:bidi="en-US"/>
        </w:rPr>
        <w:t>training</w:t>
      </w:r>
      <w:r w:rsidR="000B1BA8">
        <w:rPr>
          <w:bCs/>
          <w:color w:val="auto"/>
          <w:sz w:val="20"/>
          <w:lang w:bidi="en-US"/>
        </w:rPr>
        <w:t xml:space="preserve"> </w:t>
      </w:r>
      <w:r w:rsidR="0005386B">
        <w:rPr>
          <w:bCs/>
          <w:color w:val="auto"/>
          <w:sz w:val="20"/>
          <w:lang w:bidi="en-US"/>
        </w:rPr>
        <w:t>to u</w:t>
      </w:r>
      <w:r w:rsidR="00ED66BD" w:rsidRPr="00ED66BD">
        <w:rPr>
          <w:bCs/>
          <w:color w:val="auto"/>
          <w:sz w:val="20"/>
          <w:lang w:bidi="en-US"/>
        </w:rPr>
        <w:t>ps</w:t>
      </w:r>
      <w:r w:rsidR="000B1BA8">
        <w:rPr>
          <w:bCs/>
          <w:color w:val="auto"/>
          <w:sz w:val="20"/>
          <w:lang w:bidi="en-US"/>
        </w:rPr>
        <w:t xml:space="preserve">cale </w:t>
      </w:r>
      <w:r w:rsidR="00ED66BD" w:rsidRPr="00ED66BD">
        <w:rPr>
          <w:bCs/>
          <w:color w:val="auto"/>
          <w:sz w:val="20"/>
          <w:lang w:bidi="en-US"/>
        </w:rPr>
        <w:t>the features</w:t>
      </w:r>
      <w:r w:rsidR="0060495B">
        <w:rPr>
          <w:bCs/>
          <w:color w:val="auto"/>
          <w:sz w:val="20"/>
          <w:lang w:bidi="en-US"/>
        </w:rPr>
        <w:t xml:space="preserve">. </w:t>
      </w:r>
      <w:bookmarkStart w:id="11" w:name="_Hlk47003447"/>
      <w:bookmarkStart w:id="12" w:name="_Hlk38773112"/>
      <w:bookmarkEnd w:id="10"/>
      <w:r w:rsidR="00EA1E23" w:rsidRPr="006841EB">
        <w:rPr>
          <w:bCs/>
          <w:color w:val="auto"/>
          <w:sz w:val="20"/>
          <w:lang w:bidi="en-US"/>
        </w:rPr>
        <w:t xml:space="preserve">The </w:t>
      </w:r>
      <w:r w:rsidR="00577B5D">
        <w:rPr>
          <w:bCs/>
          <w:color w:val="auto"/>
          <w:sz w:val="20"/>
          <w:lang w:bidi="en-US"/>
        </w:rPr>
        <w:t xml:space="preserve">52 CNN layers with recursive </w:t>
      </w:r>
      <w:r w:rsidR="008D3FDB">
        <w:rPr>
          <w:bCs/>
          <w:color w:val="auto"/>
          <w:sz w:val="20"/>
          <w:lang w:bidi="en-US"/>
        </w:rPr>
        <w:t xml:space="preserve">residual </w:t>
      </w:r>
      <w:r w:rsidR="00E3779E">
        <w:rPr>
          <w:bCs/>
          <w:color w:val="auto"/>
          <w:sz w:val="20"/>
          <w:lang w:bidi="en-US"/>
        </w:rPr>
        <w:t>networks</w:t>
      </w:r>
      <w:r w:rsidR="008D3FDB">
        <w:rPr>
          <w:bCs/>
          <w:color w:val="auto"/>
          <w:sz w:val="20"/>
          <w:lang w:bidi="en-US"/>
        </w:rPr>
        <w:t xml:space="preserve"> </w:t>
      </w:r>
      <w:r w:rsidR="00E3779E">
        <w:rPr>
          <w:bCs/>
          <w:color w:val="auto"/>
          <w:sz w:val="20"/>
          <w:lang w:bidi="en-US"/>
        </w:rPr>
        <w:t xml:space="preserve">were </w:t>
      </w:r>
      <w:r w:rsidR="00EA1E23" w:rsidRPr="006841EB">
        <w:rPr>
          <w:bCs/>
          <w:color w:val="auto"/>
          <w:sz w:val="20"/>
          <w:lang w:bidi="en-US"/>
        </w:rPr>
        <w:t xml:space="preserve">first </w:t>
      </w:r>
      <w:r w:rsidR="008D3FDB">
        <w:rPr>
          <w:bCs/>
          <w:color w:val="auto"/>
          <w:sz w:val="20"/>
          <w:lang w:bidi="en-US"/>
        </w:rPr>
        <w:t xml:space="preserve">time </w:t>
      </w:r>
      <w:r w:rsidR="005B02FB">
        <w:rPr>
          <w:bCs/>
          <w:color w:val="auto"/>
          <w:sz w:val="20"/>
          <w:lang w:bidi="en-US"/>
        </w:rPr>
        <w:t xml:space="preserve">suggested </w:t>
      </w:r>
      <w:r w:rsidR="00EA1E23" w:rsidRPr="006841EB">
        <w:rPr>
          <w:bCs/>
          <w:color w:val="auto"/>
          <w:sz w:val="20"/>
          <w:lang w:bidi="en-US"/>
        </w:rPr>
        <w:t xml:space="preserve">by Tai et al. </w:t>
      </w:r>
      <w:r w:rsidR="00EA1E23" w:rsidRPr="006841EB">
        <w:rPr>
          <w:bCs/>
          <w:color w:val="auto"/>
          <w:sz w:val="20"/>
          <w:lang w:bidi="en-US"/>
        </w:rPr>
        <w:fldChar w:fldCharType="begin"/>
      </w:r>
      <w:r w:rsidR="006549DF">
        <w:rPr>
          <w:bCs/>
          <w:color w:val="auto"/>
          <w:sz w:val="20"/>
          <w:lang w:bidi="en-US"/>
        </w:rPr>
        <w:instrText xml:space="preserve"> ADDIN EN.CITE &lt;EndNote&gt;&lt;Cite&gt;&lt;Author&gt;Tai&lt;/Author&gt;&lt;Year&gt;2017&lt;/Year&gt;&lt;RecNum&gt;47&lt;/RecNum&gt;&lt;DisplayText&gt;[24]&lt;/DisplayText&gt;&lt;record&gt;&lt;rec-number&gt;47&lt;/rec-number&gt;&lt;foreign-keys&gt;&lt;key app="EN" db-id="srxvfdd95r2023e09rp5vpah5wxe09vdzrzd" timestamp="1658427625"&gt;47&lt;/key&gt;&lt;/foreign-keys&gt;&lt;ref-type name="Conference Proceedings"&gt;10&lt;/ref-type&gt;&lt;contributors&gt;&lt;authors&gt;&lt;author&gt;Tai, Ying&lt;/author&gt;&lt;author&gt;Yang, Jian&lt;/author&gt;&lt;author&gt;Liu, Xiaoming&lt;/author&gt;&lt;/authors&gt;&lt;/contributors&gt;&lt;titles&gt;&lt;title&gt;Image super-resolution via deep recursive residual network&lt;/title&gt;&lt;secondary-title&gt;Proceedings of the IEEE conference on computer vision and pattern recognition&lt;/secondary-title&gt;&lt;/titles&gt;&lt;pages&gt;3147-3155&lt;/pages&gt;&lt;dates&gt;&lt;year&gt;2017&lt;/year&gt;&lt;/dates&gt;&lt;urls&gt;&lt;/urls&gt;&lt;/record&gt;&lt;/Cite&gt;&lt;/EndNote&gt;</w:instrText>
      </w:r>
      <w:r w:rsidR="00EA1E23" w:rsidRPr="006841EB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[24]</w:t>
      </w:r>
      <w:r w:rsidR="00EA1E23" w:rsidRPr="006841EB">
        <w:rPr>
          <w:bCs/>
          <w:color w:val="auto"/>
          <w:sz w:val="20"/>
          <w:lang w:bidi="en-US"/>
        </w:rPr>
        <w:fldChar w:fldCharType="end"/>
      </w:r>
      <w:r w:rsidR="00EA1E23" w:rsidRPr="006841EB">
        <w:rPr>
          <w:bCs/>
          <w:color w:val="auto"/>
          <w:sz w:val="20"/>
          <w:lang w:bidi="en-US"/>
        </w:rPr>
        <w:t xml:space="preserve">. </w:t>
      </w:r>
      <w:proofErr w:type="spellStart"/>
      <w:r w:rsidR="00EA1E23" w:rsidRPr="006841EB">
        <w:rPr>
          <w:bCs/>
          <w:color w:val="auto"/>
          <w:sz w:val="20"/>
          <w:lang w:bidi="en-US"/>
        </w:rPr>
        <w:t>Ledig</w:t>
      </w:r>
      <w:proofErr w:type="spellEnd"/>
      <w:r w:rsidR="00EA1E23" w:rsidRPr="006841EB">
        <w:rPr>
          <w:bCs/>
          <w:color w:val="auto"/>
          <w:sz w:val="20"/>
          <w:lang w:bidi="en-US"/>
        </w:rPr>
        <w:t xml:space="preserve"> et al. </w:t>
      </w:r>
      <w:r w:rsidR="006841EB" w:rsidRPr="006841EB">
        <w:rPr>
          <w:bCs/>
          <w:color w:val="auto"/>
          <w:sz w:val="20"/>
          <w:lang w:bidi="en-US"/>
        </w:rPr>
        <w:fldChar w:fldCharType="begin"/>
      </w:r>
      <w:r w:rsidR="006549DF">
        <w:rPr>
          <w:bCs/>
          <w:color w:val="auto"/>
          <w:sz w:val="20"/>
          <w:lang w:bidi="en-US"/>
        </w:rPr>
        <w:instrText xml:space="preserve"> ADDIN EN.CITE &lt;EndNote&gt;&lt;Cite&gt;&lt;Author&gt;Ledig&lt;/Author&gt;&lt;Year&gt;2017&lt;/Year&gt;&lt;RecNum&gt;112&lt;/RecNum&gt;&lt;DisplayText&gt;[25]&lt;/DisplayText&gt;&lt;record&gt;&lt;rec-number&gt;112&lt;/rec-number&gt;&lt;foreign-keys&gt;&lt;key app="EN" db-id="9tr2d2ds7prvf4exd5apa0vtef2v9arspsdw" timestamp="1547280923"&gt;112&lt;/key&gt;&lt;/foreign-keys&gt;&lt;ref-type name="Journal Article"&gt;17&lt;/ref-type&gt;&lt;contributors&gt;&lt;authors&gt;&lt;author&gt;Ledig, Christian&lt;/author&gt;&lt;author&gt;Theis, Lucas&lt;/author&gt;&lt;author&gt;Huszár, Ferenc&lt;/author&gt;&lt;author&gt;Caballero, Jose&lt;/author&gt;&lt;author&gt;Cunningham, Andrew&lt;/author&gt;&lt;author&gt;Acosta, Alejandro&lt;/author&gt;&lt;author&gt;Aitken, Andrew&lt;/author&gt;&lt;author&gt;Tejani, Alykhan&lt;/author&gt;&lt;author&gt;Totz, Johannes&lt;/author&gt;&lt;author&gt;Wang, Zehan&lt;/author&gt;&lt;/authors&gt;&lt;/contributors&gt;&lt;titles&gt;&lt;title&gt;Photo-realistic single image super-resolution using a generative adversarial network&lt;/title&gt;&lt;secondary-title&gt;arXiv preprint&lt;/secondary-title&gt;&lt;/titles&gt;&lt;periodical&gt;&lt;full-title&gt;arXiv preprint&lt;/full-title&gt;&lt;/periodical&gt;&lt;dates&gt;&lt;year&gt;2017&lt;/year&gt;&lt;/dates&gt;&lt;urls&gt;&lt;/urls&gt;&lt;/record&gt;&lt;/Cite&gt;&lt;/EndNote&gt;</w:instrText>
      </w:r>
      <w:r w:rsidR="006841EB" w:rsidRPr="006841EB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color w:val="auto"/>
          <w:sz w:val="20"/>
          <w:lang w:bidi="en-US"/>
        </w:rPr>
        <w:t>[25]</w:t>
      </w:r>
      <w:r w:rsidR="006841EB" w:rsidRPr="006841EB">
        <w:rPr>
          <w:bCs/>
          <w:color w:val="auto"/>
          <w:sz w:val="20"/>
          <w:lang w:bidi="en-US"/>
        </w:rPr>
        <w:fldChar w:fldCharType="end"/>
      </w:r>
      <w:r w:rsidR="006841EB" w:rsidRPr="006841EB">
        <w:rPr>
          <w:bCs/>
          <w:color w:val="auto"/>
          <w:sz w:val="20"/>
          <w:lang w:bidi="en-US"/>
        </w:rPr>
        <w:t xml:space="preserve"> </w:t>
      </w:r>
      <w:r w:rsidR="00EA1E23" w:rsidRPr="00EA1E23">
        <w:rPr>
          <w:bCs/>
          <w:color w:val="auto"/>
          <w:sz w:val="20"/>
          <w:lang w:bidi="en-US"/>
        </w:rPr>
        <w:t>use a deep</w:t>
      </w:r>
      <w:r w:rsidR="00454ADA">
        <w:rPr>
          <w:bCs/>
          <w:color w:val="auto"/>
          <w:sz w:val="20"/>
          <w:lang w:bidi="en-US"/>
        </w:rPr>
        <w:t xml:space="preserve"> </w:t>
      </w:r>
      <w:r w:rsidR="005C093B">
        <w:rPr>
          <w:bCs/>
          <w:color w:val="auto"/>
          <w:sz w:val="20"/>
          <w:lang w:bidi="en-US"/>
        </w:rPr>
        <w:t xml:space="preserve">CNN </w:t>
      </w:r>
      <w:r w:rsidR="00454ADA">
        <w:rPr>
          <w:bCs/>
          <w:color w:val="auto"/>
          <w:sz w:val="20"/>
          <w:lang w:bidi="en-US"/>
        </w:rPr>
        <w:t xml:space="preserve">with </w:t>
      </w:r>
      <w:r w:rsidR="00EA1E23" w:rsidRPr="00EA1E23">
        <w:rPr>
          <w:bCs/>
          <w:color w:val="auto"/>
          <w:sz w:val="20"/>
          <w:lang w:bidi="en-US"/>
        </w:rPr>
        <w:t>residual</w:t>
      </w:r>
      <w:r w:rsidR="00454ADA">
        <w:rPr>
          <w:bCs/>
          <w:color w:val="auto"/>
          <w:sz w:val="20"/>
          <w:lang w:bidi="en-US"/>
        </w:rPr>
        <w:t xml:space="preserve"> skip</w:t>
      </w:r>
      <w:r w:rsidR="00EA1E23" w:rsidRPr="00EA1E23">
        <w:rPr>
          <w:bCs/>
          <w:color w:val="auto"/>
          <w:sz w:val="20"/>
          <w:lang w:bidi="en-US"/>
        </w:rPr>
        <w:t xml:space="preserve"> connection</w:t>
      </w:r>
      <w:r w:rsidR="00454ADA">
        <w:rPr>
          <w:bCs/>
          <w:color w:val="auto"/>
          <w:sz w:val="20"/>
          <w:lang w:bidi="en-US"/>
        </w:rPr>
        <w:t>s</w:t>
      </w:r>
      <w:r w:rsidR="00EA1E23" w:rsidRPr="00EA1E23">
        <w:rPr>
          <w:bCs/>
          <w:color w:val="auto"/>
          <w:sz w:val="20"/>
          <w:lang w:bidi="en-US"/>
        </w:rPr>
        <w:t xml:space="preserve"> </w:t>
      </w:r>
      <w:r w:rsidR="00454ADA">
        <w:rPr>
          <w:bCs/>
          <w:color w:val="auto"/>
          <w:sz w:val="20"/>
          <w:lang w:bidi="en-US"/>
        </w:rPr>
        <w:t xml:space="preserve">having </w:t>
      </w:r>
      <w:r w:rsidR="00EA1E23" w:rsidRPr="00EA1E23">
        <w:rPr>
          <w:bCs/>
          <w:color w:val="auto"/>
          <w:sz w:val="20"/>
          <w:lang w:bidi="en-US"/>
        </w:rPr>
        <w:t>16 blocks</w:t>
      </w:r>
      <w:r w:rsidR="00D61E69">
        <w:rPr>
          <w:bCs/>
          <w:color w:val="auto"/>
          <w:sz w:val="20"/>
          <w:lang w:bidi="en-US"/>
        </w:rPr>
        <w:t xml:space="preserve"> to reco</w:t>
      </w:r>
      <w:r w:rsidR="005C093B">
        <w:rPr>
          <w:bCs/>
          <w:color w:val="auto"/>
          <w:sz w:val="20"/>
          <w:lang w:bidi="en-US"/>
        </w:rPr>
        <w:t xml:space="preserve">ver the </w:t>
      </w:r>
      <w:proofErr w:type="spellStart"/>
      <w:r w:rsidR="00D61E69">
        <w:rPr>
          <w:bCs/>
          <w:color w:val="auto"/>
          <w:sz w:val="20"/>
          <w:lang w:bidi="en-US"/>
        </w:rPr>
        <w:t>upsampled</w:t>
      </w:r>
      <w:proofErr w:type="spellEnd"/>
      <w:r w:rsidR="00D61E69">
        <w:rPr>
          <w:bCs/>
          <w:color w:val="auto"/>
          <w:sz w:val="20"/>
          <w:lang w:bidi="en-US"/>
        </w:rPr>
        <w:t xml:space="preserve"> version </w:t>
      </w:r>
      <w:r w:rsidR="00856533">
        <w:rPr>
          <w:bCs/>
          <w:color w:val="auto"/>
          <w:sz w:val="20"/>
          <w:lang w:bidi="en-US"/>
        </w:rPr>
        <w:t xml:space="preserve">of output </w:t>
      </w:r>
      <w:r w:rsidR="00D61E69">
        <w:rPr>
          <w:bCs/>
          <w:color w:val="auto"/>
          <w:sz w:val="20"/>
          <w:lang w:bidi="en-US"/>
        </w:rPr>
        <w:t>image</w:t>
      </w:r>
      <w:r w:rsidR="00454ADA">
        <w:rPr>
          <w:bCs/>
          <w:color w:val="auto"/>
          <w:sz w:val="20"/>
          <w:lang w:bidi="en-US"/>
        </w:rPr>
        <w:t>.</w:t>
      </w:r>
      <w:r w:rsidR="00EA1E23" w:rsidRPr="00EA1E23">
        <w:rPr>
          <w:bCs/>
          <w:color w:val="auto"/>
          <w:sz w:val="20"/>
          <w:lang w:bidi="en-US"/>
        </w:rPr>
        <w:t xml:space="preserve"> </w:t>
      </w:r>
      <w:r w:rsidR="00EA1E23" w:rsidRPr="00376D0E">
        <w:rPr>
          <w:bCs/>
          <w:color w:val="auto"/>
          <w:sz w:val="20"/>
          <w:lang w:bidi="en-US"/>
        </w:rPr>
        <w:t xml:space="preserve">Lim et al. </w:t>
      </w:r>
      <w:r w:rsidR="00376D0E" w:rsidRPr="00D61E25">
        <w:rPr>
          <w:bCs/>
          <w:color w:val="auto"/>
          <w:sz w:val="20"/>
          <w:lang w:bidi="en-US"/>
        </w:rPr>
        <w:fldChar w:fldCharType="begin"/>
      </w:r>
      <w:r w:rsidR="00376D0E">
        <w:rPr>
          <w:bCs/>
          <w:color w:val="auto"/>
          <w:sz w:val="20"/>
          <w:lang w:bidi="en-US"/>
        </w:rPr>
        <w:instrText xml:space="preserve"> ADDIN EN.CITE &lt;EndNote&gt;&lt;Cite&gt;&lt;Author&gt;Lim&lt;/Author&gt;&lt;Year&gt;2017&lt;/Year&gt;&lt;RecNum&gt;56&lt;/RecNum&gt;&lt;DisplayText&gt;[26]&lt;/DisplayText&gt;&lt;record&gt;&lt;rec-number&gt;56&lt;/rec-number&gt;&lt;foreign-keys&gt;&lt;key app="EN" db-id="srxvfdd95r2023e09rp5vpah5wxe09vdzrzd" timestamp="1658827658"&gt;56&lt;/key&gt;&lt;/foreign-keys&gt;&lt;ref-type name="Conference Proceedings"&gt;10&lt;/ref-type&gt;&lt;contributors&gt;&lt;authors&gt;&lt;author&gt;Lim, Bee&lt;/author&gt;&lt;author&gt;Son, Sanghyun&lt;/author&gt;&lt;author&gt;Kim, Heewon&lt;/author&gt;&lt;author&gt;Nah, Seungjun&lt;/author&gt;&lt;author&gt;Mu Lee, Kyoung&lt;/author&gt;&lt;/authors&gt;&lt;/contributors&gt;&lt;titles&gt;&lt;title&gt;Enhanced deep residual networks for single image super-resolution&lt;/title&gt;&lt;secondary-title&gt;Proceedings of the IEEE conference on computer vision and pattern recognition workshops&lt;/secondary-title&gt;&lt;/titles&gt;&lt;pages&gt;136-144&lt;/pages&gt;&lt;dates&gt;&lt;year&gt;2017&lt;/year&gt;&lt;/dates&gt;&lt;urls&gt;&lt;/urls&gt;&lt;/record&gt;&lt;/Cite&gt;&lt;/EndNote&gt;</w:instrText>
      </w:r>
      <w:r w:rsidR="00376D0E" w:rsidRPr="00D61E25">
        <w:rPr>
          <w:bCs/>
          <w:color w:val="auto"/>
          <w:sz w:val="20"/>
          <w:lang w:bidi="en-US"/>
        </w:rPr>
        <w:fldChar w:fldCharType="separate"/>
      </w:r>
      <w:r w:rsidR="00376D0E">
        <w:rPr>
          <w:bCs/>
          <w:color w:val="auto"/>
          <w:sz w:val="20"/>
          <w:lang w:bidi="en-US"/>
        </w:rPr>
        <w:t>[26]</w:t>
      </w:r>
      <w:r w:rsidR="00376D0E" w:rsidRPr="00D61E25">
        <w:rPr>
          <w:bCs/>
          <w:color w:val="auto"/>
          <w:sz w:val="20"/>
          <w:lang w:bidi="en-US"/>
        </w:rPr>
        <w:fldChar w:fldCharType="end"/>
      </w:r>
      <w:r w:rsidR="006841EB" w:rsidRPr="00376D0E">
        <w:rPr>
          <w:bCs/>
          <w:color w:val="auto"/>
          <w:sz w:val="20"/>
          <w:lang w:bidi="en-US"/>
        </w:rPr>
        <w:t xml:space="preserve"> </w:t>
      </w:r>
      <w:r w:rsidR="00EA1E23" w:rsidRPr="00376D0E">
        <w:rPr>
          <w:bCs/>
          <w:color w:val="auto"/>
          <w:sz w:val="20"/>
          <w:lang w:bidi="en-US"/>
        </w:rPr>
        <w:t>suggested an improved deep</w:t>
      </w:r>
      <w:r w:rsidR="001D09A1">
        <w:rPr>
          <w:bCs/>
          <w:color w:val="auto"/>
          <w:sz w:val="20"/>
          <w:lang w:bidi="en-US"/>
        </w:rPr>
        <w:t xml:space="preserve"> super-resolution network architecture </w:t>
      </w:r>
      <w:r w:rsidR="00EA1E23" w:rsidRPr="00376D0E">
        <w:rPr>
          <w:bCs/>
          <w:color w:val="auto"/>
          <w:sz w:val="20"/>
          <w:lang w:bidi="en-US"/>
        </w:rPr>
        <w:t>to boost the model's training effectiveness and win the NTIRE2017 SR challenge</w:t>
      </w:r>
      <w:r w:rsidR="00A6363B" w:rsidRPr="00376D0E">
        <w:rPr>
          <w:bCs/>
          <w:color w:val="auto"/>
          <w:sz w:val="20"/>
          <w:lang w:bidi="en-US"/>
        </w:rPr>
        <w:t xml:space="preserve"> </w:t>
      </w:r>
      <w:r w:rsidR="00A6363B" w:rsidRPr="00376D0E">
        <w:rPr>
          <w:bCs/>
          <w:color w:val="auto"/>
          <w:sz w:val="20"/>
          <w:lang w:bidi="en-US"/>
        </w:rPr>
        <w:fldChar w:fldCharType="begin"/>
      </w:r>
      <w:r w:rsidR="00376D0E" w:rsidRPr="00376D0E">
        <w:rPr>
          <w:bCs/>
          <w:color w:val="auto"/>
          <w:sz w:val="20"/>
          <w:lang w:bidi="en-US"/>
        </w:rPr>
        <w:instrText xml:space="preserve"> ADDIN EN.CITE &lt;EndNote&gt;&lt;Cite&gt;&lt;Author&gt;Timofte&lt;/Author&gt;&lt;Year&gt;2017&lt;/Year&gt;&lt;RecNum&gt;109&lt;/RecNum&gt;&lt;DisplayText&gt;[27]&lt;/DisplayText&gt;&lt;record&gt;&lt;rec-number&gt;109&lt;/rec-number&gt;&lt;foreign-keys&gt;&lt;key app="EN" db-id="sw00xtss4spprzeae0cvrtw1sxaw9vwe9tdx"&gt;109&lt;/key&gt;&lt;/foreign-keys&gt;&lt;ref-type name="Conference Proceedings"&gt;10&lt;/ref-type&gt;&lt;contributors&gt;&lt;authors&gt;&lt;author&gt;Timofte, Radu&lt;/author&gt;&lt;author&gt;Agustsson, Eirikur&lt;/author&gt;&lt;author&gt;Van Gool, Luc&lt;/author&gt;&lt;author&gt;Yang, Ming-Hsuan&lt;/author&gt;&lt;author&gt;Zhang, Lei&lt;/author&gt;&lt;/authors&gt;&lt;/contributors&gt;&lt;titles&gt;&lt;title&gt;Ntire 2017 challenge on single image super-resolution: Methods and results&lt;/title&gt;&lt;secondary-title&gt;Proceedings of the IEEE conference on computer vision and pattern recognition workshops&lt;/secondary-title&gt;&lt;/titles&gt;&lt;pages&gt;114-125&lt;/pages&gt;&lt;dates&gt;&lt;year&gt;2017&lt;/year&gt;&lt;/dates&gt;&lt;urls&gt;&lt;/urls&gt;&lt;/record&gt;&lt;/Cite&gt;&lt;/EndNote&gt;</w:instrText>
      </w:r>
      <w:r w:rsidR="00A6363B" w:rsidRPr="00376D0E">
        <w:rPr>
          <w:bCs/>
          <w:color w:val="auto"/>
          <w:sz w:val="20"/>
          <w:lang w:bidi="en-US"/>
        </w:rPr>
        <w:fldChar w:fldCharType="separate"/>
      </w:r>
      <w:r w:rsidR="00376D0E" w:rsidRPr="00376D0E">
        <w:rPr>
          <w:bCs/>
          <w:color w:val="auto"/>
          <w:sz w:val="20"/>
          <w:lang w:bidi="en-US"/>
        </w:rPr>
        <w:t>[27]</w:t>
      </w:r>
      <w:r w:rsidR="00A6363B" w:rsidRPr="00376D0E">
        <w:rPr>
          <w:bCs/>
          <w:color w:val="auto"/>
          <w:sz w:val="20"/>
          <w:lang w:bidi="en-US"/>
        </w:rPr>
        <w:fldChar w:fldCharType="end"/>
      </w:r>
      <w:r w:rsidR="00EA1E23" w:rsidRPr="00376D0E">
        <w:rPr>
          <w:bCs/>
          <w:color w:val="auto"/>
          <w:sz w:val="20"/>
          <w:lang w:bidi="en-US"/>
        </w:rPr>
        <w:t>.</w:t>
      </w:r>
      <w:r w:rsidR="007A2A4D">
        <w:rPr>
          <w:bCs/>
          <w:color w:val="auto"/>
          <w:sz w:val="20"/>
          <w:lang w:bidi="en-US"/>
        </w:rPr>
        <w:t xml:space="preserve"> </w:t>
      </w:r>
      <w:r w:rsidR="009729FA" w:rsidRPr="009729FA">
        <w:rPr>
          <w:bCs/>
          <w:color w:val="auto"/>
          <w:sz w:val="20"/>
          <w:lang w:bidi="en-US"/>
        </w:rPr>
        <w:t>Tai et al. proposed the deepest model for image restoration, a persistent memory network (</w:t>
      </w:r>
      <w:proofErr w:type="spellStart"/>
      <w:r w:rsidR="009729FA" w:rsidRPr="009729FA">
        <w:rPr>
          <w:bCs/>
          <w:color w:val="auto"/>
          <w:sz w:val="20"/>
          <w:lang w:bidi="en-US"/>
        </w:rPr>
        <w:t>MemNet</w:t>
      </w:r>
      <w:proofErr w:type="spellEnd"/>
      <w:r w:rsidR="009729FA" w:rsidRPr="009729FA">
        <w:rPr>
          <w:bCs/>
          <w:color w:val="auto"/>
          <w:sz w:val="20"/>
          <w:lang w:bidi="en-US"/>
        </w:rPr>
        <w:t xml:space="preserve">), which layers a number of memory blocks to create persistent memory </w:t>
      </w:r>
      <w:r w:rsidR="004059FF" w:rsidRPr="004059FF">
        <w:rPr>
          <w:bCs/>
          <w:color w:val="auto"/>
          <w:sz w:val="20"/>
          <w:lang w:bidi="en-US"/>
        </w:rPr>
        <w:fldChar w:fldCharType="begin"/>
      </w:r>
      <w:r w:rsidR="00376D0E">
        <w:rPr>
          <w:bCs/>
          <w:color w:val="auto"/>
          <w:sz w:val="20"/>
          <w:lang w:bidi="en-US"/>
        </w:rPr>
        <w:instrText xml:space="preserve"> ADDIN EN.CITE &lt;EndNote&gt;&lt;Cite&gt;&lt;Author&gt;Tai&lt;/Author&gt;&lt;Year&gt;2017&lt;/Year&gt;&lt;RecNum&gt;55&lt;/RecNum&gt;&lt;DisplayText&gt;[28]&lt;/DisplayText&gt;&lt;record&gt;&lt;rec-number&gt;55&lt;/rec-number&gt;&lt;foreign-keys&gt;&lt;key app="EN" db-id="9tr2d2ds7prvf4exd5apa0vtef2v9arspsdw" timestamp="1538515055"&gt;55&lt;/key&gt;&lt;/foreign-keys&gt;&lt;ref-type name="Conference Proceedings"&gt;10&lt;/ref-type&gt;&lt;contributors&gt;&lt;authors&gt;&lt;author&gt;Tai, Ying&lt;/author&gt;&lt;author&gt;Yang, Jian&lt;/author&gt;&lt;author&gt;Liu, Xiaoming&lt;/author&gt;&lt;author&gt;Xu, Chunyan&lt;/author&gt;&lt;/authors&gt;&lt;/contributors&gt;&lt;titles&gt;&lt;title&gt;Memnet: A persistent memory network for image restoration&lt;/title&gt;&lt;secondary-title&gt;Proceedings of the IEEE Conference on Computer Vision and Pattern Recognition&lt;/secondary-title&gt;&lt;/titles&gt;&lt;pages&gt;4539-4547&lt;/pages&gt;&lt;dates&gt;&lt;year&gt;2017&lt;/year&gt;&lt;/dates&gt;&lt;urls&gt;&lt;/urls&gt;&lt;/record&gt;&lt;/Cite&gt;&lt;/EndNote&gt;</w:instrText>
      </w:r>
      <w:r w:rsidR="004059FF" w:rsidRPr="004059FF">
        <w:rPr>
          <w:bCs/>
          <w:color w:val="auto"/>
          <w:sz w:val="20"/>
          <w:lang w:bidi="en-US"/>
        </w:rPr>
        <w:fldChar w:fldCharType="separate"/>
      </w:r>
      <w:r w:rsidR="00376D0E">
        <w:rPr>
          <w:bCs/>
          <w:color w:val="auto"/>
          <w:sz w:val="20"/>
          <w:lang w:bidi="en-US"/>
        </w:rPr>
        <w:t>[28]</w:t>
      </w:r>
      <w:r w:rsidR="004059FF" w:rsidRPr="004059FF">
        <w:rPr>
          <w:bCs/>
          <w:color w:val="auto"/>
          <w:sz w:val="20"/>
          <w:lang w:bidi="en-US"/>
        </w:rPr>
        <w:fldChar w:fldCharType="end"/>
      </w:r>
      <w:r w:rsidR="00DA2BB7" w:rsidRPr="004059FF">
        <w:rPr>
          <w:bCs/>
          <w:color w:val="auto"/>
          <w:sz w:val="20"/>
          <w:lang w:bidi="en-US"/>
        </w:rPr>
        <w:t>.</w:t>
      </w:r>
      <w:bookmarkEnd w:id="11"/>
      <w:r w:rsidR="00C63DCF">
        <w:rPr>
          <w:bCs/>
          <w:color w:val="auto"/>
          <w:sz w:val="20"/>
          <w:lang w:bidi="en-US"/>
        </w:rPr>
        <w:t xml:space="preserve"> </w:t>
      </w:r>
      <w:proofErr w:type="spellStart"/>
      <w:r w:rsidR="00216989" w:rsidRPr="009752DF">
        <w:rPr>
          <w:bCs/>
          <w:color w:val="auto"/>
          <w:sz w:val="20"/>
          <w:lang w:bidi="en-US"/>
        </w:rPr>
        <w:t>MemNet</w:t>
      </w:r>
      <w:proofErr w:type="spellEnd"/>
      <w:r w:rsidR="00216989" w:rsidRPr="009752DF">
        <w:rPr>
          <w:bCs/>
          <w:color w:val="auto"/>
          <w:sz w:val="20"/>
          <w:lang w:bidi="en-US"/>
        </w:rPr>
        <w:t xml:space="preserve"> consist</w:t>
      </w:r>
      <w:r w:rsidR="001870DC" w:rsidRPr="009752DF">
        <w:rPr>
          <w:bCs/>
          <w:color w:val="auto"/>
          <w:sz w:val="20"/>
          <w:lang w:bidi="en-US"/>
        </w:rPr>
        <w:t>s</w:t>
      </w:r>
      <w:r w:rsidR="00216989" w:rsidRPr="009752DF">
        <w:rPr>
          <w:bCs/>
          <w:color w:val="auto"/>
          <w:sz w:val="20"/>
          <w:lang w:bidi="en-US"/>
        </w:rPr>
        <w:t xml:space="preserve"> of cascaded memory blocks, which </w:t>
      </w:r>
      <w:r w:rsidR="00E3779E">
        <w:rPr>
          <w:bCs/>
          <w:color w:val="auto"/>
          <w:sz w:val="20"/>
          <w:lang w:bidi="en-US"/>
        </w:rPr>
        <w:t>fuse</w:t>
      </w:r>
      <w:r w:rsidR="00216989" w:rsidRPr="009752DF">
        <w:rPr>
          <w:bCs/>
          <w:color w:val="auto"/>
          <w:sz w:val="20"/>
          <w:lang w:bidi="en-US"/>
        </w:rPr>
        <w:t xml:space="preserve"> the global features. </w:t>
      </w:r>
    </w:p>
    <w:p w14:paraId="146259B9" w14:textId="3E3C2812" w:rsidR="00DD1908" w:rsidRPr="004D54AA" w:rsidRDefault="007422CC" w:rsidP="004D54AA">
      <w:pPr>
        <w:ind w:firstLine="360"/>
        <w:rPr>
          <w:bCs/>
          <w:color w:val="auto"/>
          <w:sz w:val="20"/>
          <w:lang w:bidi="en-US"/>
        </w:rPr>
      </w:pPr>
      <w:r w:rsidRPr="007422CC">
        <w:rPr>
          <w:bCs/>
          <w:color w:val="auto"/>
          <w:sz w:val="20"/>
          <w:lang w:bidi="en-US"/>
        </w:rPr>
        <w:t xml:space="preserve">Yamanaka </w:t>
      </w:r>
      <w:r w:rsidRPr="00602AB0">
        <w:rPr>
          <w:bCs/>
          <w:color w:val="auto"/>
          <w:sz w:val="20"/>
          <w:lang w:bidi="en-US"/>
        </w:rPr>
        <w:t xml:space="preserve">et al. </w:t>
      </w:r>
      <w:r w:rsidR="00602AB0" w:rsidRPr="00602AB0">
        <w:rPr>
          <w:bCs/>
          <w:color w:val="auto"/>
          <w:sz w:val="20"/>
          <w:lang w:bidi="en-US"/>
        </w:rPr>
        <w:fldChar w:fldCharType="begin"/>
      </w:r>
      <w:r w:rsidR="00376D0E">
        <w:rPr>
          <w:bCs/>
          <w:color w:val="auto"/>
          <w:sz w:val="20"/>
          <w:lang w:bidi="en-US"/>
        </w:rPr>
        <w:instrText xml:space="preserve"> ADDIN EN.CITE &lt;EndNote&gt;&lt;Cite&gt;&lt;Author&gt;Yamanaka&lt;/Author&gt;&lt;Year&gt;2017&lt;/Year&gt;&lt;RecNum&gt;136&lt;/RecNum&gt;&lt;DisplayText&gt;[29]&lt;/DisplayText&gt;&lt;record&gt;&lt;rec-number&gt;136&lt;/rec-number&gt;&lt;foreign-keys&gt;&lt;key app="EN" db-id="9tr2d2ds7prvf4exd5apa0vtef2v9arspsdw" timestamp="1549869385"&gt;136&lt;/key&gt;&lt;/foreign-keys&gt;&lt;ref-type name="Conference Proceedings"&gt;10&lt;/ref-type&gt;&lt;contributors&gt;&lt;authors&gt;&lt;author&gt;Yamanaka, Jin&lt;/author&gt;&lt;author&gt;Kuwashima, Shigesumi&lt;/author&gt;&lt;author&gt;Kurita, Takio&lt;/author&gt;&lt;/authors&gt;&lt;/contributors&gt;&lt;titles&gt;&lt;title&gt;Fast and accurate image super resolution by deep CNN with skip connection and network in network&lt;/title&gt;&lt;secondary-title&gt;Neural Information Processing&lt;/secondary-title&gt;&lt;/titles&gt;&lt;pages&gt;217-225&lt;/pages&gt;&lt;dates&gt;&lt;year&gt;2017&lt;/year&gt;&lt;/dates&gt;&lt;publisher&gt;Springer&lt;/publisher&gt;&lt;urls&gt;&lt;/urls&gt;&lt;/record&gt;&lt;/Cite&gt;&lt;/EndNote&gt;</w:instrText>
      </w:r>
      <w:r w:rsidR="00602AB0" w:rsidRPr="00602AB0">
        <w:rPr>
          <w:bCs/>
          <w:color w:val="auto"/>
          <w:sz w:val="20"/>
          <w:lang w:bidi="en-US"/>
        </w:rPr>
        <w:fldChar w:fldCharType="separate"/>
      </w:r>
      <w:r w:rsidR="00376D0E">
        <w:rPr>
          <w:bCs/>
          <w:noProof/>
          <w:color w:val="auto"/>
          <w:sz w:val="20"/>
          <w:lang w:bidi="en-US"/>
        </w:rPr>
        <w:t>[29]</w:t>
      </w:r>
      <w:r w:rsidR="00602AB0" w:rsidRPr="00602AB0">
        <w:rPr>
          <w:bCs/>
          <w:color w:val="auto"/>
          <w:sz w:val="20"/>
          <w:lang w:bidi="en-US"/>
        </w:rPr>
        <w:fldChar w:fldCharType="end"/>
      </w:r>
      <w:r w:rsidR="00602AB0" w:rsidRPr="00602AB0">
        <w:rPr>
          <w:bCs/>
          <w:color w:val="auto"/>
          <w:sz w:val="20"/>
          <w:lang w:bidi="en-US"/>
        </w:rPr>
        <w:t xml:space="preserve"> </w:t>
      </w:r>
      <w:r w:rsidR="006074A8" w:rsidRPr="003409EE">
        <w:rPr>
          <w:bCs/>
          <w:color w:val="auto"/>
          <w:sz w:val="20"/>
          <w:lang w:bidi="en-US"/>
        </w:rPr>
        <w:t xml:space="preserve">developed a deep </w:t>
      </w:r>
      <w:r w:rsidR="006074A8">
        <w:rPr>
          <w:bCs/>
          <w:color w:val="auto"/>
          <w:sz w:val="20"/>
          <w:lang w:bidi="en-US"/>
        </w:rPr>
        <w:t xml:space="preserve">convolutional neural network-based framework </w:t>
      </w:r>
      <w:r w:rsidR="006074A8" w:rsidRPr="003409EE">
        <w:rPr>
          <w:bCs/>
          <w:color w:val="auto"/>
          <w:sz w:val="20"/>
          <w:lang w:bidi="en-US"/>
        </w:rPr>
        <w:t xml:space="preserve">for image </w:t>
      </w:r>
      <w:r w:rsidR="006074A8">
        <w:rPr>
          <w:bCs/>
          <w:color w:val="auto"/>
          <w:sz w:val="20"/>
          <w:lang w:bidi="en-US"/>
        </w:rPr>
        <w:t xml:space="preserve">SR and </w:t>
      </w:r>
      <w:r w:rsidR="006074A8" w:rsidRPr="003409EE">
        <w:rPr>
          <w:bCs/>
          <w:color w:val="auto"/>
          <w:sz w:val="20"/>
          <w:lang w:bidi="en-US"/>
        </w:rPr>
        <w:t>suggested combining parallelized CNN layers and skip connections.</w:t>
      </w:r>
      <w:r w:rsidR="006074A8">
        <w:rPr>
          <w:bCs/>
          <w:color w:val="auto"/>
          <w:sz w:val="20"/>
          <w:lang w:bidi="en-US"/>
        </w:rPr>
        <w:t xml:space="preserve"> </w:t>
      </w:r>
      <w:r w:rsidRPr="007422CC">
        <w:rPr>
          <w:bCs/>
          <w:color w:val="auto"/>
          <w:sz w:val="20"/>
          <w:lang w:bidi="en-US"/>
        </w:rPr>
        <w:t xml:space="preserve">The two networks they use most frequently are SR image reconstruction network and a feature extraction network for extracting features from various levels. Compared to </w:t>
      </w:r>
      <w:r w:rsidRPr="00602AB0">
        <w:rPr>
          <w:bCs/>
          <w:color w:val="auto"/>
          <w:sz w:val="20"/>
          <w:lang w:bidi="en-US"/>
        </w:rPr>
        <w:t>VDSR</w:t>
      </w:r>
      <w:r w:rsidR="00602AB0" w:rsidRPr="00602AB0">
        <w:rPr>
          <w:bCs/>
          <w:color w:val="auto"/>
          <w:sz w:val="20"/>
          <w:lang w:bidi="en-US"/>
        </w:rPr>
        <w:t xml:space="preserve"> </w:t>
      </w:r>
      <w:r w:rsidR="00602AB0" w:rsidRPr="00602AB0">
        <w:rPr>
          <w:bCs/>
          <w:color w:val="auto"/>
          <w:sz w:val="20"/>
          <w:lang w:bidi="en-US"/>
        </w:rPr>
        <w:fldChar w:fldCharType="begin"/>
      </w:r>
      <w:r w:rsidR="006549DF">
        <w:rPr>
          <w:bCs/>
          <w:color w:val="auto"/>
          <w:sz w:val="20"/>
          <w:lang w:bidi="en-US"/>
        </w:rPr>
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</w:r>
      <w:r w:rsidR="00602AB0" w:rsidRPr="00602AB0">
        <w:rPr>
          <w:bCs/>
          <w:color w:val="auto"/>
          <w:sz w:val="20"/>
          <w:lang w:bidi="en-US"/>
        </w:rPr>
        <w:fldChar w:fldCharType="separate"/>
      </w:r>
      <w:r w:rsidR="006549DF">
        <w:rPr>
          <w:bCs/>
          <w:noProof/>
          <w:color w:val="auto"/>
          <w:sz w:val="20"/>
          <w:lang w:bidi="en-US"/>
        </w:rPr>
        <w:t>[9]</w:t>
      </w:r>
      <w:r w:rsidR="00602AB0" w:rsidRPr="00602AB0">
        <w:rPr>
          <w:bCs/>
          <w:color w:val="auto"/>
          <w:sz w:val="20"/>
          <w:lang w:bidi="en-US"/>
        </w:rPr>
        <w:fldChar w:fldCharType="end"/>
      </w:r>
      <w:r w:rsidRPr="00602AB0">
        <w:rPr>
          <w:bCs/>
          <w:color w:val="auto"/>
          <w:sz w:val="20"/>
          <w:lang w:bidi="en-US"/>
        </w:rPr>
        <w:t xml:space="preserve">, this </w:t>
      </w:r>
      <w:r w:rsidRPr="007422CC">
        <w:rPr>
          <w:bCs/>
          <w:color w:val="auto"/>
          <w:sz w:val="20"/>
          <w:lang w:bidi="en-US"/>
        </w:rPr>
        <w:t xml:space="preserve">model is shallower. </w:t>
      </w:r>
      <w:r w:rsidR="0062611F" w:rsidRPr="005A5678">
        <w:rPr>
          <w:bCs/>
          <w:color w:val="auto"/>
          <w:sz w:val="20"/>
          <w:lang w:bidi="en-US"/>
        </w:rPr>
        <w:t>Han et al. proposed a Dual-State Recurrent Network (DSRN)</w:t>
      </w:r>
      <w:r w:rsidR="0062611F">
        <w:rPr>
          <w:bCs/>
          <w:color w:val="auto"/>
          <w:sz w:val="20"/>
          <w:lang w:bidi="en-US"/>
        </w:rPr>
        <w:t xml:space="preserve">, which transmits information from the LR image state to </w:t>
      </w:r>
      <w:r w:rsidR="0062611F" w:rsidRPr="005A5678">
        <w:rPr>
          <w:bCs/>
          <w:color w:val="auto"/>
          <w:sz w:val="20"/>
          <w:lang w:bidi="en-US"/>
        </w:rPr>
        <w:t>HR</w:t>
      </w:r>
      <w:r w:rsidR="0062611F">
        <w:rPr>
          <w:bCs/>
          <w:color w:val="auto"/>
          <w:sz w:val="20"/>
          <w:lang w:bidi="en-US"/>
        </w:rPr>
        <w:t xml:space="preserve"> image state</w:t>
      </w:r>
      <w:r w:rsidR="0062611F" w:rsidRPr="005A5678">
        <w:rPr>
          <w:bCs/>
          <w:color w:val="auto"/>
          <w:sz w:val="20"/>
          <w:lang w:bidi="en-US"/>
        </w:rPr>
        <w:t xml:space="preserve"> </w:t>
      </w:r>
      <w:r w:rsidR="00602AB0" w:rsidRPr="00602AB0">
        <w:rPr>
          <w:bCs/>
          <w:color w:val="auto"/>
          <w:sz w:val="20"/>
          <w:lang w:bidi="en-US"/>
        </w:rPr>
        <w:fldChar w:fldCharType="begin"/>
      </w:r>
      <w:r w:rsidR="00376D0E">
        <w:rPr>
          <w:bCs/>
          <w:color w:val="auto"/>
          <w:sz w:val="20"/>
          <w:lang w:bidi="en-US"/>
        </w:rPr>
        <w:instrText xml:space="preserve"> ADDIN EN.CITE &lt;EndNote&gt;&lt;Cite&gt;&lt;Author&gt;Han&lt;/Author&gt;&lt;Year&gt;2018&lt;/Year&gt;&lt;RecNum&gt;112&lt;/RecNum&gt;&lt;DisplayText&gt;[30]&lt;/DisplayText&gt;&lt;record&gt;&lt;rec-number&gt;112&lt;/rec-number&gt;&lt;foreign-keys&gt;&lt;key app="EN" db-id="sw00xtss4spprzeae0cvrtw1sxaw9vwe9tdx"&gt;112&lt;/key&gt;&lt;/foreign-keys&gt;&lt;ref-type name="Conference Proceedings"&gt;10&lt;/ref-type&gt;&lt;contributors&gt;&lt;authors&gt;&lt;author&gt;Han, Wei&lt;/author&gt;&lt;author&gt;Chang, Shiyu&lt;/author&gt;&lt;author&gt;Liu, Ding&lt;/author&gt;&lt;author&gt;Yu, Mo&lt;/author&gt;&lt;author&gt;Witbrock, Michael&lt;/author&gt;&lt;author&gt;Huang, Thomas S&lt;/author&gt;&lt;/authors&gt;&lt;/contributors&gt;&lt;titles&gt;&lt;title&gt;Image super-resolution via dual-state recurrent networks&lt;/title&gt;&lt;secondary-title&gt;Proceedings of the IEEE conference on computer vision and pattern recognition&lt;/secondary-title&gt;&lt;/titles&gt;&lt;pages&gt;1654-1663&lt;/pages&gt;&lt;dates&gt;&lt;year&gt;2018&lt;/year&gt;&lt;/dates&gt;&lt;urls&gt;&lt;/urls&gt;&lt;/record&gt;&lt;/Cite&gt;&lt;/EndNote&gt;</w:instrText>
      </w:r>
      <w:r w:rsidR="00602AB0" w:rsidRPr="00602AB0">
        <w:rPr>
          <w:bCs/>
          <w:color w:val="auto"/>
          <w:sz w:val="20"/>
          <w:lang w:bidi="en-US"/>
        </w:rPr>
        <w:fldChar w:fldCharType="separate"/>
      </w:r>
      <w:r w:rsidR="00376D0E">
        <w:rPr>
          <w:bCs/>
          <w:noProof/>
          <w:color w:val="auto"/>
          <w:sz w:val="20"/>
          <w:lang w:bidi="en-US"/>
        </w:rPr>
        <w:t>[30]</w:t>
      </w:r>
      <w:r w:rsidR="00602AB0" w:rsidRPr="00602AB0">
        <w:rPr>
          <w:bCs/>
          <w:color w:val="auto"/>
          <w:sz w:val="20"/>
          <w:lang w:bidi="en-US"/>
        </w:rPr>
        <w:fldChar w:fldCharType="end"/>
      </w:r>
      <w:r w:rsidRPr="00602AB0">
        <w:rPr>
          <w:bCs/>
          <w:color w:val="auto"/>
          <w:sz w:val="20"/>
          <w:lang w:bidi="en-US"/>
        </w:rPr>
        <w:t xml:space="preserve">. They </w:t>
      </w:r>
      <w:r w:rsidRPr="007422CC">
        <w:rPr>
          <w:bCs/>
          <w:color w:val="auto"/>
          <w:sz w:val="20"/>
          <w:lang w:bidi="en-US"/>
        </w:rPr>
        <w:t xml:space="preserve">update the signal information at each step before forwarding it to the HR state. A </w:t>
      </w:r>
      <w:r w:rsidR="00E3779E">
        <w:rPr>
          <w:bCs/>
          <w:color w:val="auto"/>
          <w:sz w:val="20"/>
          <w:lang w:bidi="en-US"/>
        </w:rPr>
        <w:t>multi-scale</w:t>
      </w:r>
      <w:r w:rsidRPr="007422CC">
        <w:rPr>
          <w:bCs/>
          <w:color w:val="auto"/>
          <w:sz w:val="20"/>
          <w:lang w:bidi="en-US"/>
        </w:rPr>
        <w:t xml:space="preserve"> residual network (MSRN) was created by Li </w:t>
      </w:r>
      <w:r w:rsidRPr="00602AB0">
        <w:rPr>
          <w:bCs/>
          <w:color w:val="auto"/>
          <w:sz w:val="20"/>
          <w:lang w:bidi="en-US"/>
        </w:rPr>
        <w:t xml:space="preserve">et al. </w:t>
      </w:r>
      <w:r w:rsidR="00602AB0" w:rsidRPr="00602AB0">
        <w:rPr>
          <w:bCs/>
          <w:color w:val="auto"/>
          <w:sz w:val="20"/>
          <w:lang w:bidi="en-US"/>
        </w:rPr>
        <w:fldChar w:fldCharType="begin"/>
      </w:r>
      <w:r w:rsidR="00376D0E">
        <w:rPr>
          <w:bCs/>
          <w:color w:val="auto"/>
          <w:sz w:val="20"/>
          <w:lang w:bidi="en-US"/>
        </w:rPr>
        <w:instrText xml:space="preserve"> ADDIN EN.CITE &lt;EndNote&gt;&lt;Cite&gt;&lt;Author&gt;Li&lt;/Author&gt;&lt;Year&gt;2018&lt;/Year&gt;&lt;RecNum&gt;113&lt;/RecNum&gt;&lt;DisplayText&gt;[31]&lt;/DisplayText&gt;&lt;record&gt;&lt;rec-number&gt;113&lt;/rec-number&gt;&lt;foreign-keys&gt;&lt;key app="EN" db-id="sw00xtss4spprzeae0cvrtw1sxaw9vwe9tdx"&gt;113&lt;/key&gt;&lt;/foreign-keys&gt;&lt;ref-type name="Conference Proceedings"&gt;10&lt;/ref-type&gt;&lt;contributors&gt;&lt;authors&gt;&lt;author&gt;Li, Juncheng&lt;/author&gt;&lt;author&gt;Fang, Faming&lt;/author&gt;&lt;author&gt;Mei, Kangfu&lt;/author&gt;&lt;author&gt;Zhang, Guixu&lt;/author&gt;&lt;/authors&gt;&lt;/contributors&gt;&lt;titles&gt;&lt;title&gt;Multi-scale residual network for image super-resolution&lt;/title&gt;&lt;secondary-title&gt;Proceedings of the European Conference on Computer Vision (ECCV)&lt;/secondary-title&gt;&lt;/titles&gt;&lt;pages&gt;517-532&lt;/pages&gt;&lt;dates&gt;&lt;year&gt;2018&lt;/year&gt;&lt;/dates&gt;&lt;urls&gt;&lt;/urls&gt;&lt;/record&gt;&lt;/Cite&gt;&lt;/EndNote&gt;</w:instrText>
      </w:r>
      <w:r w:rsidR="00602AB0" w:rsidRPr="00602AB0">
        <w:rPr>
          <w:bCs/>
          <w:color w:val="auto"/>
          <w:sz w:val="20"/>
          <w:lang w:bidi="en-US"/>
        </w:rPr>
        <w:fldChar w:fldCharType="separate"/>
      </w:r>
      <w:r w:rsidR="00376D0E">
        <w:rPr>
          <w:bCs/>
          <w:noProof/>
          <w:color w:val="auto"/>
          <w:sz w:val="20"/>
          <w:lang w:bidi="en-US"/>
        </w:rPr>
        <w:t>[31]</w:t>
      </w:r>
      <w:r w:rsidR="00602AB0" w:rsidRPr="00602AB0">
        <w:rPr>
          <w:bCs/>
          <w:color w:val="auto"/>
          <w:sz w:val="20"/>
          <w:lang w:bidi="en-US"/>
        </w:rPr>
        <w:fldChar w:fldCharType="end"/>
      </w:r>
      <w:r w:rsidR="00602AB0" w:rsidRPr="00602AB0">
        <w:rPr>
          <w:bCs/>
          <w:color w:val="auto"/>
          <w:sz w:val="20"/>
          <w:lang w:bidi="en-US"/>
        </w:rPr>
        <w:t xml:space="preserve"> </w:t>
      </w:r>
      <w:r w:rsidR="00904636">
        <w:rPr>
          <w:bCs/>
          <w:color w:val="auto"/>
          <w:sz w:val="20"/>
          <w:lang w:bidi="en-US"/>
        </w:rPr>
        <w:t xml:space="preserve"> </w:t>
      </w:r>
      <w:r w:rsidR="004312E9" w:rsidRPr="004312E9">
        <w:rPr>
          <w:bCs/>
          <w:color w:val="auto"/>
          <w:sz w:val="20"/>
          <w:lang w:bidi="en-US"/>
        </w:rPr>
        <w:t>developed a multi-scale residual network (MSRN)</w:t>
      </w:r>
      <w:r w:rsidR="00904636">
        <w:rPr>
          <w:bCs/>
          <w:color w:val="auto"/>
          <w:sz w:val="20"/>
          <w:lang w:bidi="en-US"/>
        </w:rPr>
        <w:t xml:space="preserve">, which </w:t>
      </w:r>
      <w:r w:rsidR="004312E9" w:rsidRPr="004312E9">
        <w:rPr>
          <w:bCs/>
          <w:color w:val="auto"/>
          <w:sz w:val="20"/>
          <w:lang w:bidi="en-US"/>
        </w:rPr>
        <w:t>acquiring the features fusion at various sizes by employing an adaptive feature detection strategy.</w:t>
      </w:r>
      <w:r w:rsidR="00E849FA">
        <w:rPr>
          <w:bCs/>
          <w:color w:val="auto"/>
          <w:sz w:val="20"/>
          <w:lang w:bidi="en-US"/>
        </w:rPr>
        <w:t xml:space="preserve"> </w:t>
      </w:r>
      <w:r w:rsidR="00D61E69">
        <w:rPr>
          <w:bCs/>
          <w:color w:val="auto"/>
          <w:sz w:val="20"/>
          <w:lang w:bidi="en-US"/>
        </w:rPr>
        <w:t>This</w:t>
      </w:r>
      <w:r w:rsidR="00E83170" w:rsidRPr="00E83170">
        <w:rPr>
          <w:bCs/>
          <w:color w:val="auto"/>
          <w:sz w:val="20"/>
          <w:lang w:bidi="en-US"/>
        </w:rPr>
        <w:t xml:space="preserve"> method </w:t>
      </w:r>
      <w:r w:rsidR="003948FF" w:rsidRPr="00E83170">
        <w:rPr>
          <w:bCs/>
          <w:color w:val="auto"/>
          <w:sz w:val="20"/>
          <w:lang w:bidi="en-US"/>
        </w:rPr>
        <w:t>utilized</w:t>
      </w:r>
      <w:r w:rsidR="00E83170" w:rsidRPr="00E83170">
        <w:rPr>
          <w:bCs/>
          <w:color w:val="auto"/>
          <w:sz w:val="20"/>
          <w:lang w:bidi="en-US"/>
        </w:rPr>
        <w:t xml:space="preserve"> the full hierarchical</w:t>
      </w:r>
      <w:r w:rsidR="00E849FA">
        <w:rPr>
          <w:bCs/>
          <w:color w:val="auto"/>
          <w:sz w:val="20"/>
          <w:lang w:bidi="en-US"/>
        </w:rPr>
        <w:t xml:space="preserve">-based </w:t>
      </w:r>
      <w:r w:rsidR="00E83170" w:rsidRPr="00E83170">
        <w:rPr>
          <w:bCs/>
          <w:color w:val="auto"/>
          <w:sz w:val="20"/>
          <w:lang w:bidi="en-US"/>
        </w:rPr>
        <w:t>feature</w:t>
      </w:r>
      <w:r w:rsidR="00E849FA">
        <w:rPr>
          <w:bCs/>
          <w:color w:val="auto"/>
          <w:sz w:val="20"/>
          <w:lang w:bidi="en-US"/>
        </w:rPr>
        <w:t xml:space="preserve"> type</w:t>
      </w:r>
      <w:r w:rsidR="00E83170" w:rsidRPr="00E83170">
        <w:rPr>
          <w:bCs/>
          <w:color w:val="auto"/>
          <w:sz w:val="20"/>
          <w:lang w:bidi="en-US"/>
        </w:rPr>
        <w:t xml:space="preserve"> information</w:t>
      </w:r>
      <w:r w:rsidR="00D61E69">
        <w:rPr>
          <w:bCs/>
          <w:color w:val="auto"/>
          <w:sz w:val="20"/>
          <w:lang w:bidi="en-US"/>
        </w:rPr>
        <w:t xml:space="preserve"> to recreate the</w:t>
      </w:r>
      <w:r w:rsidR="00985524">
        <w:rPr>
          <w:bCs/>
          <w:color w:val="auto"/>
          <w:sz w:val="20"/>
          <w:lang w:bidi="en-US"/>
        </w:rPr>
        <w:t xml:space="preserve"> super-resolved HR image. </w:t>
      </w:r>
      <w:proofErr w:type="spellStart"/>
      <w:r w:rsidR="002E46E3" w:rsidRPr="002E46E3">
        <w:rPr>
          <w:bCs/>
          <w:color w:val="auto"/>
          <w:sz w:val="20"/>
          <w:lang w:bidi="en-US"/>
        </w:rPr>
        <w:t>Ahn</w:t>
      </w:r>
      <w:proofErr w:type="spellEnd"/>
      <w:r w:rsidR="002E46E3" w:rsidRPr="002E46E3">
        <w:rPr>
          <w:bCs/>
          <w:color w:val="auto"/>
          <w:sz w:val="20"/>
          <w:lang w:bidi="en-US"/>
        </w:rPr>
        <w:t xml:space="preserve"> et al.</w:t>
      </w:r>
      <w:r w:rsidR="00437A6E">
        <w:rPr>
          <w:bCs/>
          <w:color w:val="auto"/>
          <w:sz w:val="20"/>
          <w:lang w:bidi="en-US"/>
        </w:rPr>
        <w:t xml:space="preserve"> </w:t>
      </w:r>
      <w:r w:rsidR="00437A6E" w:rsidRPr="000D1CFE">
        <w:rPr>
          <w:bCs/>
          <w:color w:val="auto"/>
          <w:sz w:val="20"/>
          <w:lang w:bidi="en-US"/>
        </w:rPr>
        <w:fldChar w:fldCharType="begin"/>
      </w:r>
      <w:r w:rsidR="00437A6E">
        <w:rPr>
          <w:bCs/>
          <w:color w:val="auto"/>
          <w:sz w:val="20"/>
          <w:lang w:bidi="en-US"/>
        </w:rPr>
        <w:instrText xml:space="preserve"> ADDIN EN.CITE &lt;EndNote&gt;&lt;Cite&gt;&lt;Author&gt;Ahn&lt;/Author&gt;&lt;Year&gt;2018&lt;/Year&gt;&lt;RecNum&gt;21&lt;/RecNum&gt;&lt;DisplayText&gt;[32]&lt;/DisplayText&gt;&lt;record&gt;&lt;rec-number&gt;21&lt;/rec-number&gt;&lt;foreign-keys&gt;&lt;key app="EN" db-id="tdr955p5b5pffvearwvxd9enw0p2trpa95ew" timestamp="1583449425"&gt;21&lt;/key&gt;&lt;/foreign-keys&gt;&lt;ref-type name="Conference Proceedings"&gt;10&lt;/ref-type&gt;&lt;contributors&gt;&lt;authors&gt;&lt;author&gt;Ahn, Namhyuk&lt;/author&gt;&lt;author&gt;Kang, Byungkon&lt;/author&gt;&lt;author&gt;Sohn, Kyung-Ah&lt;/author&gt;&lt;/authors&gt;&lt;/contributors&gt;&lt;titles&gt;&lt;title&gt;Fast, accurate, and lightweight super-resolution with cascading residual network&lt;/title&gt;&lt;secondary-title&gt;Proceedings of the European Conference on Computer Vision (ECCV)&lt;/secondary-title&gt;&lt;/titles&gt;&lt;pages&gt;252-268&lt;/pages&gt;&lt;dates&gt;&lt;year&gt;2018&lt;/year&gt;&lt;/dates&gt;&lt;urls&gt;&lt;/urls&gt;&lt;/record&gt;&lt;/Cite&gt;&lt;/EndNote&gt;</w:instrText>
      </w:r>
      <w:r w:rsidR="00437A6E" w:rsidRPr="000D1CFE">
        <w:rPr>
          <w:bCs/>
          <w:color w:val="auto"/>
          <w:sz w:val="20"/>
          <w:lang w:bidi="en-US"/>
        </w:rPr>
        <w:fldChar w:fldCharType="separate"/>
      </w:r>
      <w:r w:rsidR="00437A6E">
        <w:rPr>
          <w:bCs/>
          <w:noProof/>
          <w:color w:val="auto"/>
          <w:sz w:val="20"/>
          <w:lang w:bidi="en-US"/>
        </w:rPr>
        <w:t>[32]</w:t>
      </w:r>
      <w:r w:rsidR="00437A6E" w:rsidRPr="000D1CFE">
        <w:rPr>
          <w:bCs/>
          <w:color w:val="auto"/>
          <w:sz w:val="20"/>
          <w:lang w:bidi="en-US"/>
        </w:rPr>
        <w:fldChar w:fldCharType="end"/>
      </w:r>
      <w:r w:rsidR="00437A6E">
        <w:rPr>
          <w:bCs/>
          <w:color w:val="auto"/>
          <w:sz w:val="20"/>
          <w:lang w:bidi="en-US"/>
        </w:rPr>
        <w:t xml:space="preserve"> </w:t>
      </w:r>
      <w:r w:rsidR="002E46E3" w:rsidRPr="002E46E3">
        <w:rPr>
          <w:bCs/>
          <w:color w:val="auto"/>
          <w:sz w:val="20"/>
          <w:lang w:bidi="en-US"/>
        </w:rPr>
        <w:t>methods for handling multi-scale information and learning residuals in LR feature space to select appropriate routes [32]</w:t>
      </w:r>
      <w:r w:rsidR="00AB384F">
        <w:rPr>
          <w:bCs/>
          <w:color w:val="auto"/>
          <w:sz w:val="20"/>
          <w:lang w:bidi="en-US"/>
        </w:rPr>
        <w:t xml:space="preserve">. Furthermore, this method </w:t>
      </w:r>
      <w:r w:rsidR="00437A6E" w:rsidRPr="002E46E3">
        <w:rPr>
          <w:bCs/>
          <w:color w:val="auto"/>
          <w:sz w:val="20"/>
          <w:lang w:bidi="en-US"/>
        </w:rPr>
        <w:t>provides</w:t>
      </w:r>
      <w:r w:rsidR="002E46E3" w:rsidRPr="002E46E3">
        <w:rPr>
          <w:bCs/>
          <w:color w:val="auto"/>
          <w:sz w:val="20"/>
          <w:lang w:bidi="en-US"/>
        </w:rPr>
        <w:t xml:space="preserve"> modules </w:t>
      </w:r>
      <w:r w:rsidR="00AB384F">
        <w:rPr>
          <w:bCs/>
          <w:color w:val="auto"/>
          <w:sz w:val="20"/>
          <w:lang w:bidi="en-US"/>
        </w:rPr>
        <w:t xml:space="preserve">for </w:t>
      </w:r>
      <w:r w:rsidR="002E46E3" w:rsidRPr="002E46E3">
        <w:rPr>
          <w:bCs/>
          <w:color w:val="auto"/>
          <w:sz w:val="20"/>
          <w:lang w:bidi="en-US"/>
        </w:rPr>
        <w:t>scale-specific upsampling type with multiple shortcut connections.</w:t>
      </w:r>
      <w:bookmarkEnd w:id="12"/>
      <w:r w:rsidR="00437A6E">
        <w:rPr>
          <w:bCs/>
          <w:color w:val="auto"/>
          <w:sz w:val="20"/>
          <w:lang w:bidi="en-US"/>
        </w:rPr>
        <w:t xml:space="preserve"> </w:t>
      </w:r>
      <w:r w:rsidR="009D4075" w:rsidRPr="009752DF">
        <w:rPr>
          <w:bCs/>
          <w:sz w:val="20"/>
          <w:lang w:bidi="en-US"/>
        </w:rPr>
        <w:t>C</w:t>
      </w:r>
      <w:r w:rsidR="00AD3735" w:rsidRPr="009752DF">
        <w:rPr>
          <w:bCs/>
          <w:sz w:val="20"/>
          <w:lang w:bidi="en-US"/>
        </w:rPr>
        <w:t>hoi et al.</w:t>
      </w:r>
      <w:r w:rsidR="009778ED" w:rsidRPr="009752DF">
        <w:rPr>
          <w:bCs/>
          <w:sz w:val="20"/>
          <w:lang w:bidi="en-US"/>
        </w:rPr>
        <w:t xml:space="preserve"> </w:t>
      </w:r>
      <w:r w:rsidR="009778ED" w:rsidRPr="009752DF">
        <w:rPr>
          <w:bCs/>
          <w:sz w:val="20"/>
          <w:lang w:bidi="en-US"/>
        </w:rPr>
        <w:fldChar w:fldCharType="begin"/>
      </w:r>
      <w:r w:rsidR="00376D0E">
        <w:rPr>
          <w:bCs/>
          <w:sz w:val="20"/>
          <w:lang w:bidi="en-US"/>
        </w:rPr>
        <w:instrText xml:space="preserve"> ADDIN EN.CITE &lt;EndNote&gt;&lt;Cite&gt;&lt;Author&gt;Choi&lt;/Author&gt;&lt;Year&gt;2018&lt;/Year&gt;&lt;RecNum&gt;115&lt;/RecNum&gt;&lt;DisplayText&gt;[33]&lt;/DisplayText&gt;&lt;record&gt;&lt;rec-number&gt;115&lt;/rec-number&gt;&lt;foreign-keys&gt;&lt;key app="EN" db-id="sw00xtss4spprzeae0cvrtw1sxaw9vwe9tdx"&gt;115&lt;/key&gt;&lt;/foreign-keys&gt;&lt;ref-type name="Journal Article"&gt;17&lt;/ref-type&gt;&lt;contributors&gt;&lt;authors&gt;&lt;author&gt;Choi, Jun-Ho&lt;/author&gt;&lt;author&gt;Kim, Jun-Hyuk&lt;/author&gt;&lt;author&gt;Cheon, Manri&lt;/author&gt;&lt;author&gt;Lee, Jong-Seok %J arXiv preprint arXiv:.12546&lt;/author&gt;&lt;/authors&gt;&lt;/contributors&gt;&lt;titles&gt;&lt;title&gt;Lightweight and Efficient Image Super-Resolution with Block State-based Recursive Network&lt;/title&gt;&lt;/titles&gt;&lt;dates&gt;&lt;year&gt;2018&lt;/year&gt;&lt;/dates&gt;&lt;urls&gt;&lt;/urls&gt;&lt;/record&gt;&lt;/Cite&gt;&lt;/EndNote&gt;</w:instrText>
      </w:r>
      <w:r w:rsidR="009778ED" w:rsidRPr="009752DF">
        <w:rPr>
          <w:bCs/>
          <w:sz w:val="20"/>
          <w:lang w:bidi="en-US"/>
        </w:rPr>
        <w:fldChar w:fldCharType="separate"/>
      </w:r>
      <w:r w:rsidR="00376D0E">
        <w:rPr>
          <w:bCs/>
          <w:noProof/>
          <w:sz w:val="20"/>
          <w:lang w:bidi="en-US"/>
        </w:rPr>
        <w:t>[33]</w:t>
      </w:r>
      <w:r w:rsidR="009778ED" w:rsidRPr="009752DF">
        <w:rPr>
          <w:bCs/>
          <w:sz w:val="20"/>
          <w:lang w:bidi="en-US"/>
        </w:rPr>
        <w:fldChar w:fldCharType="end"/>
      </w:r>
      <w:r w:rsidR="00AD3735" w:rsidRPr="009752DF">
        <w:rPr>
          <w:bCs/>
          <w:sz w:val="20"/>
          <w:lang w:bidi="en-US"/>
        </w:rPr>
        <w:t xml:space="preserve"> </w:t>
      </w:r>
      <w:r w:rsidR="00E3779E">
        <w:rPr>
          <w:bCs/>
          <w:sz w:val="20"/>
          <w:lang w:bidi="en-US"/>
        </w:rPr>
        <w:t>used</w:t>
      </w:r>
      <w:r w:rsidR="009D4075" w:rsidRPr="009752DF">
        <w:rPr>
          <w:bCs/>
          <w:sz w:val="20"/>
          <w:lang w:bidi="en-US"/>
        </w:rPr>
        <w:t xml:space="preserve"> the idea of </w:t>
      </w:r>
      <w:r w:rsidR="00442C71" w:rsidRPr="009752DF">
        <w:rPr>
          <w:bCs/>
          <w:sz w:val="20"/>
          <w:lang w:bidi="en-US"/>
        </w:rPr>
        <w:t xml:space="preserve">a </w:t>
      </w:r>
      <w:r w:rsidR="009D4075" w:rsidRPr="009752DF">
        <w:rPr>
          <w:bCs/>
          <w:sz w:val="20"/>
          <w:lang w:bidi="en-US"/>
        </w:rPr>
        <w:t xml:space="preserve">recursive neural network and proposed </w:t>
      </w:r>
      <w:r w:rsidR="001870DC" w:rsidRPr="009752DF">
        <w:rPr>
          <w:bCs/>
          <w:sz w:val="20"/>
          <w:lang w:bidi="en-US"/>
        </w:rPr>
        <w:t>a</w:t>
      </w:r>
      <w:r w:rsidR="009D4075" w:rsidRPr="009752DF">
        <w:rPr>
          <w:bCs/>
          <w:sz w:val="20"/>
          <w:lang w:bidi="en-US"/>
        </w:rPr>
        <w:t xml:space="preserve"> </w:t>
      </w:r>
      <w:r w:rsidR="00FC129D" w:rsidRPr="009752DF">
        <w:rPr>
          <w:bCs/>
          <w:sz w:val="20"/>
          <w:lang w:bidi="en-US"/>
        </w:rPr>
        <w:t xml:space="preserve">fast and efficient image </w:t>
      </w:r>
      <w:r w:rsidR="00FC129D" w:rsidRPr="009752DF">
        <w:rPr>
          <w:bCs/>
          <w:sz w:val="20"/>
          <w:lang w:bidi="en-US"/>
        </w:rPr>
        <w:lastRenderedPageBreak/>
        <w:t>SR w</w:t>
      </w:r>
      <w:r w:rsidR="009D4075" w:rsidRPr="009752DF">
        <w:rPr>
          <w:bCs/>
          <w:sz w:val="20"/>
          <w:lang w:bidi="en-US"/>
        </w:rPr>
        <w:t xml:space="preserve">ith Block State-based Recursive Network (BSRN). </w:t>
      </w:r>
      <w:r w:rsidR="00F7164D" w:rsidRPr="009752DF">
        <w:rPr>
          <w:bCs/>
          <w:sz w:val="20"/>
          <w:lang w:bidi="en-US"/>
        </w:rPr>
        <w:t>T</w:t>
      </w:r>
      <w:r w:rsidR="009D4075" w:rsidRPr="009752DF">
        <w:rPr>
          <w:bCs/>
          <w:sz w:val="20"/>
          <w:lang w:bidi="en-US"/>
        </w:rPr>
        <w:t>his type of network</w:t>
      </w:r>
      <w:r w:rsidR="00F7164D" w:rsidRPr="009752DF">
        <w:rPr>
          <w:bCs/>
          <w:sz w:val="20"/>
          <w:lang w:bidi="en-US"/>
        </w:rPr>
        <w:t xml:space="preserve"> </w:t>
      </w:r>
      <w:r w:rsidR="009D4075" w:rsidRPr="009752DF">
        <w:rPr>
          <w:bCs/>
          <w:sz w:val="20"/>
          <w:lang w:bidi="en-US"/>
        </w:rPr>
        <w:t>architecture track</w:t>
      </w:r>
      <w:r w:rsidR="00F7164D" w:rsidRPr="009752DF">
        <w:rPr>
          <w:bCs/>
          <w:sz w:val="20"/>
          <w:lang w:bidi="en-US"/>
        </w:rPr>
        <w:t>s</w:t>
      </w:r>
      <w:r w:rsidR="009D4075" w:rsidRPr="009752DF">
        <w:rPr>
          <w:bCs/>
          <w:sz w:val="20"/>
          <w:lang w:bidi="en-US"/>
        </w:rPr>
        <w:t xml:space="preserve"> </w:t>
      </w:r>
      <w:r w:rsidR="00D61E69">
        <w:rPr>
          <w:bCs/>
          <w:sz w:val="20"/>
          <w:lang w:bidi="en-US"/>
        </w:rPr>
        <w:t>current information status</w:t>
      </w:r>
      <w:r w:rsidR="009D4075" w:rsidRPr="009752DF">
        <w:rPr>
          <w:bCs/>
          <w:sz w:val="20"/>
          <w:lang w:bidi="en-US"/>
        </w:rPr>
        <w:t xml:space="preserve"> </w:t>
      </w:r>
      <w:r w:rsidR="00FC129D" w:rsidRPr="009752DF">
        <w:rPr>
          <w:bCs/>
          <w:sz w:val="20"/>
          <w:lang w:bidi="en-US"/>
        </w:rPr>
        <w:t>for</w:t>
      </w:r>
      <w:r w:rsidR="009D4075" w:rsidRPr="009752DF">
        <w:rPr>
          <w:bCs/>
          <w:sz w:val="20"/>
          <w:lang w:bidi="en-US"/>
        </w:rPr>
        <w:t xml:space="preserve"> image features.</w:t>
      </w:r>
      <w:r w:rsidR="002328AE">
        <w:rPr>
          <w:bCs/>
          <w:sz w:val="20"/>
          <w:lang w:bidi="en-US"/>
        </w:rPr>
        <w:t xml:space="preserve"> </w:t>
      </w:r>
      <w:r w:rsidR="00BE60CB" w:rsidRPr="00C4159D">
        <w:rPr>
          <w:bCs/>
          <w:color w:val="auto"/>
          <w:sz w:val="20"/>
          <w:lang w:bidi="en-US"/>
        </w:rPr>
        <w:t>Zhang et al.</w:t>
      </w:r>
      <w:r w:rsidR="00C4159D" w:rsidRPr="00C4159D">
        <w:rPr>
          <w:bCs/>
          <w:color w:val="auto"/>
          <w:sz w:val="20"/>
          <w:lang w:bidi="en-US"/>
        </w:rPr>
        <w:fldChar w:fldCharType="begin"/>
      </w:r>
      <w:r w:rsidR="00376D0E">
        <w:rPr>
          <w:bCs/>
          <w:color w:val="auto"/>
          <w:sz w:val="20"/>
          <w:lang w:bidi="en-US"/>
        </w:rPr>
        <w:instrText xml:space="preserve"> ADDIN EN.CITE &lt;EndNote&gt;&lt;Cite&gt;&lt;Author&gt;Zhang&lt;/Author&gt;&lt;Year&gt;2018&lt;/Year&gt;&lt;RecNum&gt;116&lt;/RecNum&gt;&lt;DisplayText&gt;[34]&lt;/DisplayText&gt;&lt;record&gt;&lt;rec-number&gt;116&lt;/rec-number&gt;&lt;foreign-keys&gt;&lt;key app="EN" db-id="sw00xtss4spprzeae0cvrtw1sxaw9vwe9tdx"&gt;116&lt;/key&gt;&lt;/foreign-keys&gt;&lt;ref-type name="Conference Proceedings"&gt;10&lt;/ref-type&gt;&lt;contributors&gt;&lt;authors&gt;&lt;author&gt;Zhang, Kai&lt;/author&gt;&lt;author&gt;Zuo, Wangmeng&lt;/author&gt;&lt;author&gt;Zhang, Lei&lt;/author&gt;&lt;/authors&gt;&lt;/contributors&gt;&lt;titles&gt;&lt;title&gt;Learning a single convolutional super-resolution network for multiple degradations&lt;/title&gt;&lt;secondary-title&gt;Proceedings of the IEEE Conference on Computer Vision and Pattern Recognition&lt;/secondary-title&gt;&lt;/titles&gt;&lt;pages&gt;3262-3271&lt;/pages&gt;&lt;dates&gt;&lt;year&gt;2018&lt;/year&gt;&lt;/dates&gt;&lt;urls&gt;&lt;/urls&gt;&lt;/record&gt;&lt;/Cite&gt;&lt;/EndNote&gt;</w:instrText>
      </w:r>
      <w:r w:rsidR="00C4159D" w:rsidRPr="00C4159D">
        <w:rPr>
          <w:bCs/>
          <w:color w:val="auto"/>
          <w:sz w:val="20"/>
          <w:lang w:bidi="en-US"/>
        </w:rPr>
        <w:fldChar w:fldCharType="separate"/>
      </w:r>
      <w:r w:rsidR="00376D0E">
        <w:rPr>
          <w:bCs/>
          <w:noProof/>
          <w:color w:val="auto"/>
          <w:sz w:val="20"/>
          <w:lang w:bidi="en-US"/>
        </w:rPr>
        <w:t>[34]</w:t>
      </w:r>
      <w:r w:rsidR="00C4159D" w:rsidRPr="00C4159D">
        <w:rPr>
          <w:bCs/>
          <w:color w:val="auto"/>
          <w:sz w:val="20"/>
          <w:lang w:bidi="en-US"/>
        </w:rPr>
        <w:fldChar w:fldCharType="end"/>
      </w:r>
      <w:r w:rsidR="004E3010" w:rsidRPr="004E3010">
        <w:rPr>
          <w:bCs/>
          <w:color w:val="auto"/>
          <w:sz w:val="20"/>
          <w:lang w:bidi="en-US"/>
        </w:rPr>
        <w:t xml:space="preserve"> proposed the super-resolution network for multiple degradations (SRMD), which reconstructs the HR image by concatenating a LR image with its degradation mapping type.</w:t>
      </w:r>
      <w:r w:rsidR="005138BD">
        <w:rPr>
          <w:bCs/>
          <w:color w:val="auto"/>
          <w:sz w:val="20"/>
          <w:lang w:bidi="en-US"/>
        </w:rPr>
        <w:t xml:space="preserve"> </w:t>
      </w:r>
      <w:r w:rsidR="00C57EA3">
        <w:rPr>
          <w:bCs/>
          <w:color w:val="auto"/>
          <w:sz w:val="20"/>
          <w:lang w:bidi="en-US"/>
        </w:rPr>
        <w:t xml:space="preserve">Furthermore, </w:t>
      </w:r>
      <w:r w:rsidR="00EE4FA5">
        <w:rPr>
          <w:bCs/>
          <w:color w:val="auto"/>
          <w:sz w:val="20"/>
          <w:lang w:bidi="en-US"/>
        </w:rPr>
        <w:t xml:space="preserve">SRMD </w:t>
      </w:r>
      <w:r w:rsidR="00D22055">
        <w:rPr>
          <w:bCs/>
          <w:color w:val="auto"/>
          <w:sz w:val="20"/>
          <w:lang w:bidi="en-US"/>
        </w:rPr>
        <w:t xml:space="preserve">also </w:t>
      </w:r>
      <w:r w:rsidR="00EE4FA5">
        <w:rPr>
          <w:bCs/>
          <w:color w:val="auto"/>
          <w:sz w:val="20"/>
          <w:lang w:bidi="en-US"/>
        </w:rPr>
        <w:t>design</w:t>
      </w:r>
      <w:r w:rsidR="00D22055">
        <w:rPr>
          <w:bCs/>
          <w:color w:val="auto"/>
          <w:sz w:val="20"/>
          <w:lang w:bidi="en-US"/>
        </w:rPr>
        <w:t>ed</w:t>
      </w:r>
      <w:r w:rsidR="00EE4FA5">
        <w:rPr>
          <w:bCs/>
          <w:color w:val="auto"/>
          <w:sz w:val="20"/>
          <w:lang w:bidi="en-US"/>
        </w:rPr>
        <w:t xml:space="preserve"> another </w:t>
      </w:r>
      <w:r w:rsidR="00E3779E">
        <w:rPr>
          <w:bCs/>
          <w:color w:val="auto"/>
          <w:sz w:val="20"/>
          <w:lang w:bidi="en-US"/>
        </w:rPr>
        <w:t>fine-tuning-based</w:t>
      </w:r>
      <w:r w:rsidR="00EE4FA5">
        <w:rPr>
          <w:bCs/>
          <w:color w:val="auto"/>
          <w:sz w:val="20"/>
          <w:lang w:bidi="en-US"/>
        </w:rPr>
        <w:t xml:space="preserve"> architecture. </w:t>
      </w:r>
      <w:r w:rsidR="002B441B">
        <w:rPr>
          <w:bCs/>
          <w:color w:val="auto"/>
          <w:sz w:val="20"/>
          <w:lang w:bidi="en-US"/>
        </w:rPr>
        <w:t>N</w:t>
      </w:r>
      <w:r w:rsidR="002328AE" w:rsidRPr="002328AE">
        <w:rPr>
          <w:bCs/>
          <w:color w:val="auto"/>
          <w:sz w:val="20"/>
          <w:lang w:bidi="en-US"/>
        </w:rPr>
        <w:t xml:space="preserve">oise-free degraded </w:t>
      </w:r>
      <w:r w:rsidR="008D4F9C">
        <w:rPr>
          <w:bCs/>
          <w:color w:val="auto"/>
          <w:sz w:val="20"/>
          <w:lang w:bidi="en-US"/>
        </w:rPr>
        <w:t xml:space="preserve">version of SRMD </w:t>
      </w:r>
      <w:r w:rsidR="00E3779E">
        <w:rPr>
          <w:bCs/>
          <w:color w:val="auto"/>
          <w:sz w:val="20"/>
          <w:lang w:bidi="en-US"/>
        </w:rPr>
        <w:t xml:space="preserve">is </w:t>
      </w:r>
      <w:r w:rsidR="008D4F9C">
        <w:rPr>
          <w:bCs/>
          <w:color w:val="auto"/>
          <w:sz w:val="20"/>
          <w:lang w:bidi="en-US"/>
        </w:rPr>
        <w:t xml:space="preserve">named SRMDNF </w:t>
      </w:r>
      <w:r w:rsidR="008D4F9C" w:rsidRPr="00C4159D">
        <w:rPr>
          <w:bCs/>
          <w:color w:val="auto"/>
          <w:sz w:val="20"/>
          <w:lang w:bidi="en-US"/>
        </w:rPr>
        <w:fldChar w:fldCharType="begin"/>
      </w:r>
      <w:r w:rsidR="00376D0E">
        <w:rPr>
          <w:bCs/>
          <w:color w:val="auto"/>
          <w:sz w:val="20"/>
          <w:lang w:bidi="en-US"/>
        </w:rPr>
        <w:instrText xml:space="preserve"> ADDIN EN.CITE &lt;EndNote&gt;&lt;Cite&gt;&lt;Author&gt;Zhang&lt;/Author&gt;&lt;Year&gt;2018&lt;/Year&gt;&lt;RecNum&gt;116&lt;/RecNum&gt;&lt;DisplayText&gt;[34]&lt;/DisplayText&gt;&lt;record&gt;&lt;rec-number&gt;116&lt;/rec-number&gt;&lt;foreign-keys&gt;&lt;key app="EN" db-id="sw00xtss4spprzeae0cvrtw1sxaw9vwe9tdx"&gt;116&lt;/key&gt;&lt;/foreign-keys&gt;&lt;ref-type name="Conference Proceedings"&gt;10&lt;/ref-type&gt;&lt;contributors&gt;&lt;authors&gt;&lt;author&gt;Zhang, Kai&lt;/author&gt;&lt;author&gt;Zuo, Wangmeng&lt;/author&gt;&lt;author&gt;Zhang, Lei&lt;/author&gt;&lt;/authors&gt;&lt;/contributors&gt;&lt;titles&gt;&lt;title&gt;Learning a single convolutional super-resolution network for multiple degradations&lt;/title&gt;&lt;secondary-title&gt;Proceedings of the IEEE Conference on Computer Vision and Pattern Recognition&lt;/secondary-title&gt;&lt;/titles&gt;&lt;pages&gt;3262-3271&lt;/pages&gt;&lt;dates&gt;&lt;year&gt;2018&lt;/year&gt;&lt;/dates&gt;&lt;urls&gt;&lt;/urls&gt;&lt;/record&gt;&lt;/Cite&gt;&lt;/EndNote&gt;</w:instrText>
      </w:r>
      <w:r w:rsidR="008D4F9C" w:rsidRPr="00C4159D">
        <w:rPr>
          <w:bCs/>
          <w:color w:val="auto"/>
          <w:sz w:val="20"/>
          <w:lang w:bidi="en-US"/>
        </w:rPr>
        <w:fldChar w:fldCharType="separate"/>
      </w:r>
      <w:r w:rsidR="00376D0E">
        <w:rPr>
          <w:bCs/>
          <w:noProof/>
          <w:color w:val="auto"/>
          <w:sz w:val="20"/>
          <w:lang w:bidi="en-US"/>
        </w:rPr>
        <w:t>[34]</w:t>
      </w:r>
      <w:r w:rsidR="008D4F9C" w:rsidRPr="00C4159D">
        <w:rPr>
          <w:bCs/>
          <w:color w:val="auto"/>
          <w:sz w:val="20"/>
          <w:lang w:bidi="en-US"/>
        </w:rPr>
        <w:fldChar w:fldCharType="end"/>
      </w:r>
      <w:r w:rsidR="008D4F9C">
        <w:rPr>
          <w:bCs/>
          <w:color w:val="auto"/>
          <w:sz w:val="20"/>
          <w:lang w:bidi="en-US"/>
        </w:rPr>
        <w:t>.</w:t>
      </w:r>
      <w:r w:rsidR="002328AE">
        <w:rPr>
          <w:bCs/>
          <w:color w:val="auto"/>
          <w:sz w:val="20"/>
          <w:lang w:bidi="en-US"/>
        </w:rPr>
        <w:t xml:space="preserve"> </w:t>
      </w:r>
      <w:r w:rsidR="00E3779E">
        <w:rPr>
          <w:bCs/>
          <w:color w:val="auto"/>
          <w:sz w:val="20"/>
          <w:lang w:bidi="en-US"/>
        </w:rPr>
        <w:t>Multi-scale</w:t>
      </w:r>
      <w:r w:rsidR="00BE60CB" w:rsidRPr="00C4159D">
        <w:rPr>
          <w:bCs/>
          <w:color w:val="auto"/>
          <w:sz w:val="20"/>
          <w:lang w:bidi="en-US"/>
        </w:rPr>
        <w:t xml:space="preserve"> inception-based super-resolution (MSISRD) method was proposed by </w:t>
      </w:r>
      <w:r w:rsidR="0096098D">
        <w:rPr>
          <w:bCs/>
          <w:color w:val="auto"/>
          <w:sz w:val="20"/>
          <w:lang w:bidi="en-US"/>
        </w:rPr>
        <w:t xml:space="preserve">Muhammad </w:t>
      </w:r>
      <w:r w:rsidR="00BE60CB" w:rsidRPr="00C4159D">
        <w:rPr>
          <w:bCs/>
          <w:color w:val="auto"/>
          <w:sz w:val="20"/>
          <w:lang w:bidi="en-US"/>
        </w:rPr>
        <w:t xml:space="preserve">et al. </w:t>
      </w:r>
      <w:r w:rsidR="00C4159D" w:rsidRPr="00C4159D">
        <w:rPr>
          <w:bCs/>
          <w:color w:val="auto"/>
          <w:sz w:val="20"/>
          <w:lang w:bidi="en-US"/>
        </w:rPr>
        <w:fldChar w:fldCharType="begin"/>
      </w:r>
      <w:r w:rsidR="00376D0E">
        <w:rPr>
          <w:bCs/>
          <w:color w:val="auto"/>
          <w:sz w:val="20"/>
          <w:lang w:bidi="en-US"/>
        </w:rPr>
        <w:instrText xml:space="preserve"> ADDIN EN.CITE &lt;EndNote&gt;&lt;Cite&gt;&lt;Author&gt;Muhammad&lt;/Author&gt;&lt;Year&gt;2019&lt;/Year&gt;&lt;RecNum&gt;7&lt;/RecNum&gt;&lt;DisplayText&gt;[35]&lt;/DisplayText&gt;&lt;record&gt;&lt;rec-number&gt;7&lt;/rec-number&gt;&lt;foreign-keys&gt;&lt;key app="EN" db-id="sw00xtss4spprzeae0cvrtw1sxaw9vwe9tdx"&gt;7&lt;/key&gt;&lt;/foreign-keys&gt;&lt;ref-type name="Journal Article"&gt;17&lt;/ref-type&gt;&lt;contributors&gt;&lt;authors&gt;&lt;author&gt;Muhammad, Wazir&lt;/author&gt;&lt;author&gt;Aramvith, Supavadee %J Electronics&lt;/author&gt;&lt;/authors&gt;&lt;/contributors&gt;&lt;titles&gt;&lt;title&gt;Multi-Scale Inception Based Super-Resolution Using Deep Learning Approach&lt;/title&gt;&lt;/titles&gt;&lt;pages&gt;892&lt;/pages&gt;&lt;volume&gt;8&lt;/volume&gt;&lt;number&gt;8&lt;/number&gt;&lt;dates&gt;&lt;year&gt;2019&lt;/year&gt;&lt;/dates&gt;&lt;urls&gt;&lt;/urls&gt;&lt;/record&gt;&lt;/Cite&gt;&lt;/EndNote&gt;</w:instrText>
      </w:r>
      <w:r w:rsidR="00C4159D" w:rsidRPr="00C4159D">
        <w:rPr>
          <w:bCs/>
          <w:color w:val="auto"/>
          <w:sz w:val="20"/>
          <w:lang w:bidi="en-US"/>
        </w:rPr>
        <w:fldChar w:fldCharType="separate"/>
      </w:r>
      <w:r w:rsidR="00376D0E">
        <w:rPr>
          <w:bCs/>
          <w:noProof/>
          <w:color w:val="auto"/>
          <w:sz w:val="20"/>
          <w:lang w:bidi="en-US"/>
        </w:rPr>
        <w:t>[35]</w:t>
      </w:r>
      <w:r w:rsidR="00C4159D" w:rsidRPr="00C4159D">
        <w:rPr>
          <w:bCs/>
          <w:color w:val="auto"/>
          <w:sz w:val="20"/>
          <w:lang w:bidi="en-US"/>
        </w:rPr>
        <w:fldChar w:fldCharType="end"/>
      </w:r>
      <w:r w:rsidR="00736A87">
        <w:rPr>
          <w:bCs/>
          <w:color w:val="auto"/>
          <w:sz w:val="20"/>
          <w:lang w:bidi="en-US"/>
        </w:rPr>
        <w:t xml:space="preserve"> and b</w:t>
      </w:r>
      <w:r w:rsidR="004508B5" w:rsidRPr="004508B5">
        <w:rPr>
          <w:bCs/>
          <w:color w:val="auto"/>
          <w:sz w:val="20"/>
          <w:lang w:bidi="en-US"/>
        </w:rPr>
        <w:t>efore utilizing the inception block to reconstruct the multi-scale feature information for image SR, the authors of this method employ the concept of asymmetric convolution operation to reduce the model's computational cost.</w:t>
      </w:r>
      <w:r w:rsidR="00736A87">
        <w:rPr>
          <w:bCs/>
          <w:color w:val="auto"/>
          <w:sz w:val="20"/>
          <w:lang w:bidi="en-US"/>
        </w:rPr>
        <w:t xml:space="preserve"> </w:t>
      </w:r>
      <w:r w:rsidR="0096098D">
        <w:rPr>
          <w:bCs/>
          <w:color w:val="auto"/>
          <w:sz w:val="20"/>
          <w:lang w:bidi="en-US"/>
        </w:rPr>
        <w:t xml:space="preserve">Wang </w:t>
      </w:r>
      <w:r w:rsidR="0096098D" w:rsidRPr="0096098D">
        <w:rPr>
          <w:bCs/>
          <w:color w:val="auto"/>
          <w:sz w:val="20"/>
          <w:lang w:bidi="en-US"/>
        </w:rPr>
        <w:t>et</w:t>
      </w:r>
      <w:r w:rsidR="00D17E14" w:rsidRPr="0096098D">
        <w:rPr>
          <w:bCs/>
          <w:color w:val="auto"/>
          <w:sz w:val="20"/>
          <w:lang w:bidi="en-US"/>
        </w:rPr>
        <w:t xml:space="preserve"> al. </w:t>
      </w:r>
      <w:r w:rsidR="0053076E" w:rsidRPr="0096098D">
        <w:rPr>
          <w:bCs/>
          <w:color w:val="auto"/>
          <w:sz w:val="20"/>
          <w:lang w:bidi="en-US"/>
        </w:rPr>
        <w:fldChar w:fldCharType="begin"/>
      </w:r>
      <w:r w:rsidR="00376D0E" w:rsidRPr="0096098D">
        <w:rPr>
          <w:bCs/>
          <w:color w:val="auto"/>
          <w:sz w:val="20"/>
          <w:lang w:bidi="en-US"/>
        </w:rPr>
        <w:instrText xml:space="preserve"> ADDIN EN.CITE &lt;EndNote&gt;&lt;Cite&gt;&lt;Author&gt;Wang&lt;/Author&gt;&lt;Year&gt;2019&lt;/Year&gt;&lt;RecNum&gt;118&lt;/RecNum&gt;&lt;DisplayText&gt;[36]&lt;/DisplayText&gt;&lt;record&gt;&lt;rec-number&gt;118&lt;/rec-number&gt;&lt;foreign-keys&gt;&lt;key app="EN" db-id="sw00xtss4spprzeae0cvrtw1sxaw9vwe9tdx"&gt;118&lt;/key&gt;&lt;/foreign-keys&gt;&lt;ref-type name="Journal Article"&gt;17&lt;/ref-type&gt;&lt;contributors&gt;&lt;authors&gt;&lt;author&gt;Wang, Ruxin&lt;/author&gt;&lt;author&gt;Gong, Mingming&lt;/author&gt;&lt;author&gt;Tao, Dacheng %J IEEE Transactions on Image Processing&lt;/author&gt;&lt;/authors&gt;&lt;/contributors&gt;&lt;titles&gt;&lt;title&gt;Receptive Field Size Versus Model Depth for Single Image Super-Resolution&lt;/title&gt;&lt;/titles&gt;&lt;pages&gt;1669-1682&lt;/pages&gt;&lt;volume&gt;29&lt;/volume&gt;&lt;dates&gt;&lt;year&gt;2019&lt;/year&gt;&lt;/dates&gt;&lt;isbn&gt;1057-7149&lt;/isbn&gt;&lt;urls&gt;&lt;/urls&gt;&lt;/record&gt;&lt;/Cite&gt;&lt;/EndNote&gt;</w:instrText>
      </w:r>
      <w:r w:rsidR="0053076E" w:rsidRPr="0096098D">
        <w:rPr>
          <w:bCs/>
          <w:color w:val="auto"/>
          <w:sz w:val="20"/>
          <w:lang w:bidi="en-US"/>
        </w:rPr>
        <w:fldChar w:fldCharType="separate"/>
      </w:r>
      <w:r w:rsidR="00376D0E" w:rsidRPr="0096098D">
        <w:rPr>
          <w:bCs/>
          <w:noProof/>
          <w:color w:val="auto"/>
          <w:sz w:val="20"/>
          <w:lang w:bidi="en-US"/>
        </w:rPr>
        <w:t>[36]</w:t>
      </w:r>
      <w:r w:rsidR="0053076E" w:rsidRPr="0096098D">
        <w:rPr>
          <w:bCs/>
          <w:color w:val="auto"/>
          <w:sz w:val="20"/>
          <w:lang w:bidi="en-US"/>
        </w:rPr>
        <w:fldChar w:fldCharType="end"/>
      </w:r>
      <w:r w:rsidR="00FA593D" w:rsidRPr="00FA593D">
        <w:rPr>
          <w:bCs/>
          <w:color w:val="auto"/>
          <w:sz w:val="20"/>
          <w:lang w:bidi="en-US"/>
        </w:rPr>
        <w:t xml:space="preserve"> demonstrated a dilated convolution neural network that was designed to expand the receptive field without expanding the kernel.</w:t>
      </w:r>
      <w:r w:rsidR="007A4DF9">
        <w:rPr>
          <w:bCs/>
          <w:color w:val="auto"/>
          <w:sz w:val="20"/>
          <w:lang w:bidi="en-US"/>
        </w:rPr>
        <w:t xml:space="preserve"> </w:t>
      </w:r>
      <w:r w:rsidR="007A4DF9" w:rsidRPr="007A4DF9">
        <w:rPr>
          <w:bCs/>
          <w:color w:val="auto"/>
          <w:sz w:val="20"/>
          <w:lang w:bidi="en-US"/>
        </w:rPr>
        <w:t>Under this approach, a shallow network architecture only increased the size of the receptive field.</w:t>
      </w:r>
      <w:r w:rsidR="007A4DF9">
        <w:rPr>
          <w:bCs/>
          <w:color w:val="auto"/>
          <w:sz w:val="20"/>
          <w:lang w:bidi="en-US"/>
        </w:rPr>
        <w:t xml:space="preserve"> </w:t>
      </w:r>
      <w:r w:rsidR="007A4DF9" w:rsidRPr="007A4DF9">
        <w:rPr>
          <w:bCs/>
          <w:color w:val="auto"/>
          <w:sz w:val="20"/>
          <w:lang w:bidi="en-US"/>
        </w:rPr>
        <w:t>Twelve layers are used in the Dilated Convolutional Network for SR (DCNSR) to efficiently extract contextual data.</w:t>
      </w:r>
      <w:r w:rsidR="00153FC3">
        <w:rPr>
          <w:bCs/>
          <w:color w:val="auto"/>
          <w:sz w:val="20"/>
          <w:lang w:bidi="en-US"/>
        </w:rPr>
        <w:t xml:space="preserve"> </w:t>
      </w:r>
      <w:r w:rsidR="005C6A77" w:rsidRPr="005C6A77">
        <w:rPr>
          <w:bCs/>
          <w:color w:val="auto"/>
          <w:sz w:val="20"/>
          <w:lang w:bidi="en-US"/>
        </w:rPr>
        <w:t>The End-to-End Image SR architecture provided short</w:t>
      </w:r>
      <w:r w:rsidR="00374BF4">
        <w:rPr>
          <w:bCs/>
          <w:color w:val="auto"/>
          <w:sz w:val="20"/>
          <w:lang w:bidi="en-US"/>
        </w:rPr>
        <w:t xml:space="preserve"> </w:t>
      </w:r>
      <w:r w:rsidR="005C6A77" w:rsidRPr="005C6A77">
        <w:rPr>
          <w:bCs/>
          <w:color w:val="auto"/>
          <w:sz w:val="20"/>
          <w:lang w:bidi="en-US"/>
        </w:rPr>
        <w:t xml:space="preserve">and long-range multi-scale information and substituted a transposed CNN layer for bicubic interpolation upsampling in the HR image reconstruction process </w:t>
      </w:r>
      <w:r w:rsidR="00C9364F" w:rsidRPr="0053076E">
        <w:rPr>
          <w:bCs/>
          <w:color w:val="auto"/>
          <w:sz w:val="20"/>
          <w:lang w:bidi="en-US"/>
        </w:rPr>
        <w:fldChar w:fldCharType="begin"/>
      </w:r>
      <w:r w:rsidR="00C9364F">
        <w:rPr>
          <w:bCs/>
          <w:color w:val="auto"/>
          <w:sz w:val="20"/>
          <w:lang w:bidi="en-US"/>
        </w:rPr>
        <w:instrText xml:space="preserve"> ADDIN EN.CITE &lt;EndNote&gt;&lt;Cite&gt;&lt;Author&gt;Wang&lt;/Author&gt;&lt;Year&gt;2019&lt;/Year&gt;&lt;RecNum&gt;3&lt;/RecNum&gt;&lt;DisplayText&gt;[37]&lt;/DisplayText&gt;&lt;record&gt;&lt;rec-number&gt;3&lt;/rec-number&gt;&lt;foreign-keys&gt;&lt;key app="EN" db-id="sw00xtss4spprzeae0cvrtw1sxaw9vwe9tdx"&gt;3&lt;/key&gt;&lt;/foreign-keys&gt;&lt;ref-type name="Journal Article"&gt;17&lt;/ref-type&gt;&lt;contributors&gt;&lt;authors&gt;&lt;author&gt;Wang, Yifan&lt;/author&gt;&lt;author&gt;Wang, Lijun&lt;/author&gt;&lt;author&gt;Wang, Hongyu&lt;/author&gt;&lt;author&gt;Li, Peihua %J IEEE Access&lt;/author&gt;&lt;/authors&gt;&lt;/contributors&gt;&lt;titles&gt;&lt;title&gt;End-to-end image super-resolution via deep and shallow convolutional networks&lt;/title&gt;&lt;/titles&gt;&lt;pages&gt;31959-31970&lt;/pages&gt;&lt;volume&gt;7&lt;/volume&gt;&lt;dates&gt;&lt;year&gt;2019&lt;/year&gt;&lt;/dates&gt;&lt;isbn&gt;2169-3536&lt;/isbn&gt;&lt;urls&gt;&lt;/urls&gt;&lt;/record&gt;&lt;/Cite&gt;&lt;/EndNote&gt;</w:instrText>
      </w:r>
      <w:r w:rsidR="00C9364F" w:rsidRPr="0053076E">
        <w:rPr>
          <w:bCs/>
          <w:color w:val="auto"/>
          <w:sz w:val="20"/>
          <w:lang w:bidi="en-US"/>
        </w:rPr>
        <w:fldChar w:fldCharType="separate"/>
      </w:r>
      <w:r w:rsidR="00C9364F">
        <w:rPr>
          <w:bCs/>
          <w:noProof/>
          <w:color w:val="auto"/>
          <w:sz w:val="20"/>
          <w:lang w:bidi="en-US"/>
        </w:rPr>
        <w:t>[37]</w:t>
      </w:r>
      <w:r w:rsidR="00C9364F" w:rsidRPr="0053076E">
        <w:rPr>
          <w:bCs/>
          <w:color w:val="auto"/>
          <w:sz w:val="20"/>
          <w:lang w:bidi="en-US"/>
        </w:rPr>
        <w:fldChar w:fldCharType="end"/>
      </w:r>
      <w:r w:rsidR="00E46B24">
        <w:rPr>
          <w:bCs/>
          <w:color w:val="auto"/>
          <w:sz w:val="20"/>
          <w:lang w:bidi="en-US"/>
        </w:rPr>
        <w:t xml:space="preserve">. </w:t>
      </w:r>
      <w:r w:rsidR="00614820" w:rsidRPr="00C42913">
        <w:rPr>
          <w:bCs/>
          <w:color w:val="auto"/>
          <w:sz w:val="20"/>
          <w:lang w:bidi="en-US"/>
        </w:rPr>
        <w:t xml:space="preserve">Yang et al. </w:t>
      </w:r>
      <w:r w:rsidR="008335B9" w:rsidRPr="00C42913">
        <w:rPr>
          <w:bCs/>
          <w:color w:val="auto"/>
          <w:sz w:val="20"/>
          <w:lang w:bidi="en-US"/>
        </w:rPr>
        <w:fldChar w:fldCharType="begin"/>
      </w:r>
      <w:r w:rsidR="00376D0E">
        <w:rPr>
          <w:bCs/>
          <w:color w:val="auto"/>
          <w:sz w:val="20"/>
          <w:lang w:bidi="en-US"/>
        </w:rPr>
        <w:instrText xml:space="preserve"> ADDIN EN.CITE &lt;EndNote&gt;&lt;Cite&gt;&lt;Author&gt;Yang&lt;/Author&gt;&lt;Year&gt;2019&lt;/Year&gt;&lt;RecNum&gt;484&lt;/RecNum&gt;&lt;DisplayText&gt;[38]&lt;/DisplayText&gt;&lt;record&gt;&lt;rec-number&gt;484&lt;/rec-number&gt;&lt;foreign-keys&gt;&lt;key app="EN" db-id="sw00xtss4spprzeae0cvrtw1sxaw9vwe9tdx"&gt;484&lt;/key&gt;&lt;/foreign-keys&gt;&lt;ref-type name="Journal Article"&gt;17&lt;/ref-type&gt;&lt;contributors&gt;&lt;authors&gt;&lt;author&gt;Yang, Xin&lt;/author&gt;&lt;author&gt;Mei, Haiyang&lt;/author&gt;&lt;author&gt;Zhang, Jiqing&lt;/author&gt;&lt;author&gt;Xu, Ke&lt;/author&gt;&lt;author&gt;Yin, Baocai&lt;/author&gt;&lt;author&gt;Zhang, Qiang&lt;/author&gt;&lt;author&gt;Wei, Xiaopeng %J IEEE Transactions on Multimedia&lt;/author&gt;&lt;/authors&gt;&lt;/contributors&gt;&lt;titles&gt;&lt;title&gt;DRFN: Deep Recurrent Fusion Network for Single-Image Super-Resolution With Large Factors&lt;/title&gt;&lt;/titles&gt;&lt;pages&gt;328-337&lt;/pages&gt;&lt;volume&gt;21&lt;/volume&gt;&lt;number&gt;2&lt;/number&gt;&lt;dates&gt;&lt;year&gt;2019&lt;/year&gt;&lt;/dates&gt;&lt;isbn&gt;1520-9210&lt;/isbn&gt;&lt;urls&gt;&lt;/urls&gt;&lt;/record&gt;&lt;/Cite&gt;&lt;/EndNote&gt;</w:instrText>
      </w:r>
      <w:r w:rsidR="008335B9" w:rsidRPr="00C42913">
        <w:rPr>
          <w:bCs/>
          <w:color w:val="auto"/>
          <w:sz w:val="20"/>
          <w:lang w:bidi="en-US"/>
        </w:rPr>
        <w:fldChar w:fldCharType="separate"/>
      </w:r>
      <w:r w:rsidR="00376D0E">
        <w:rPr>
          <w:bCs/>
          <w:noProof/>
          <w:color w:val="auto"/>
          <w:sz w:val="20"/>
          <w:lang w:bidi="en-US"/>
        </w:rPr>
        <w:t>[38]</w:t>
      </w:r>
      <w:r w:rsidR="008335B9" w:rsidRPr="00C42913">
        <w:rPr>
          <w:bCs/>
          <w:color w:val="auto"/>
          <w:sz w:val="20"/>
          <w:lang w:bidi="en-US"/>
        </w:rPr>
        <w:fldChar w:fldCharType="end"/>
      </w:r>
      <w:r w:rsidR="008335B9" w:rsidRPr="00C42913">
        <w:rPr>
          <w:bCs/>
          <w:color w:val="auto"/>
          <w:sz w:val="20"/>
          <w:lang w:bidi="en-US"/>
        </w:rPr>
        <w:t xml:space="preserve"> </w:t>
      </w:r>
      <w:r w:rsidR="00614820" w:rsidRPr="00C42913">
        <w:rPr>
          <w:bCs/>
          <w:color w:val="auto"/>
          <w:sz w:val="20"/>
          <w:lang w:bidi="en-US"/>
        </w:rPr>
        <w:t xml:space="preserve">proposed a </w:t>
      </w:r>
      <w:r w:rsidR="00356CA6">
        <w:rPr>
          <w:bCs/>
          <w:color w:val="auto"/>
          <w:sz w:val="20"/>
          <w:lang w:bidi="en-US"/>
        </w:rPr>
        <w:t xml:space="preserve">transposed layer-based network architecture </w:t>
      </w:r>
      <w:r w:rsidR="00835583">
        <w:rPr>
          <w:bCs/>
          <w:color w:val="auto"/>
          <w:sz w:val="20"/>
          <w:lang w:bidi="en-US"/>
        </w:rPr>
        <w:t xml:space="preserve">with large-scale components known as </w:t>
      </w:r>
      <w:r w:rsidR="00E3779E">
        <w:rPr>
          <w:bCs/>
          <w:color w:val="auto"/>
          <w:sz w:val="20"/>
          <w:lang w:bidi="en-US"/>
        </w:rPr>
        <w:t xml:space="preserve">a </w:t>
      </w:r>
      <w:r w:rsidR="00614820" w:rsidRPr="00C42913">
        <w:rPr>
          <w:bCs/>
          <w:color w:val="auto"/>
          <w:sz w:val="20"/>
          <w:lang w:bidi="en-US"/>
        </w:rPr>
        <w:t>deep recurrent fusion network (DRFN)</w:t>
      </w:r>
      <w:r w:rsidR="00835583">
        <w:rPr>
          <w:bCs/>
          <w:color w:val="auto"/>
          <w:sz w:val="20"/>
          <w:lang w:bidi="en-US"/>
        </w:rPr>
        <w:t xml:space="preserve">. </w:t>
      </w:r>
      <w:proofErr w:type="spellStart"/>
      <w:r w:rsidR="00614820" w:rsidRPr="00C42913">
        <w:rPr>
          <w:bCs/>
          <w:color w:val="auto"/>
          <w:sz w:val="20"/>
          <w:lang w:bidi="en-US"/>
        </w:rPr>
        <w:t>Su</w:t>
      </w:r>
      <w:proofErr w:type="spellEnd"/>
      <w:r w:rsidR="00614820" w:rsidRPr="00C42913">
        <w:rPr>
          <w:bCs/>
          <w:color w:val="auto"/>
          <w:sz w:val="20"/>
          <w:lang w:bidi="en-US"/>
        </w:rPr>
        <w:t xml:space="preserve"> et al</w:t>
      </w:r>
      <w:r w:rsidR="001B1434" w:rsidRPr="00C42913">
        <w:rPr>
          <w:bCs/>
          <w:color w:val="auto"/>
          <w:sz w:val="20"/>
          <w:lang w:bidi="en-US"/>
        </w:rPr>
        <w:t xml:space="preserve">. </w:t>
      </w:r>
      <w:r w:rsidR="00065AA7" w:rsidRPr="00C42913">
        <w:rPr>
          <w:bCs/>
          <w:color w:val="auto"/>
          <w:sz w:val="20"/>
          <w:lang w:bidi="en-US"/>
        </w:rPr>
        <w:fldChar w:fldCharType="begin"/>
      </w:r>
      <w:r w:rsidR="00376D0E">
        <w:rPr>
          <w:bCs/>
          <w:color w:val="auto"/>
          <w:sz w:val="20"/>
          <w:lang w:bidi="en-US"/>
        </w:rPr>
        <w:instrText xml:space="preserve"> ADDIN EN.CITE &lt;EndNote&gt;&lt;Cite&gt;&lt;Author&gt;Su&lt;/Author&gt;&lt;Year&gt;2019&lt;/Year&gt;&lt;RecNum&gt;121&lt;/RecNum&gt;&lt;DisplayText&gt;[39]&lt;/DisplayText&gt;&lt;record&gt;&lt;rec-number&gt;121&lt;/rec-number&gt;&lt;foreign-keys&gt;&lt;key app="EN" db-id="sw00xtss4spprzeae0cvrtw1sxaw9vwe9tdx"&gt;121&lt;/key&gt;&lt;/foreign-keys&gt;&lt;ref-type name="Conference Proceedings"&gt;10&lt;/ref-type&gt;&lt;contributors&gt;&lt;authors&gt;&lt;author&gt;Su, Minglan&lt;/author&gt;&lt;author&gt;Lai, Shenqi&lt;/author&gt;&lt;author&gt;Chai, Zhenhua&lt;/author&gt;&lt;author&gt;Wei, Xiaoming&lt;/author&gt;&lt;author&gt;Liu, Yong&lt;/author&gt;&lt;/authors&gt;&lt;/contributors&gt;&lt;titles&gt;&lt;title&gt;Hierarchical Recursive Network for Single Image Super Resolution&lt;/title&gt;&lt;secondary-title&gt;2019 IEEE International Conference on Multimedia &amp;amp; Expo Workshops (ICMEW)&lt;/secondary-title&gt;&lt;/titles&gt;&lt;pages&gt;595-598&lt;/pages&gt;&lt;dates&gt;&lt;year&gt;2019&lt;/year&gt;&lt;/dates&gt;&lt;publisher&gt;IEEE&lt;/publisher&gt;&lt;isbn&gt;1538692147&lt;/isbn&gt;&lt;urls&gt;&lt;/urls&gt;&lt;/record&gt;&lt;/Cite&gt;&lt;/EndNote&gt;</w:instrText>
      </w:r>
      <w:r w:rsidR="00065AA7" w:rsidRPr="00C42913">
        <w:rPr>
          <w:bCs/>
          <w:color w:val="auto"/>
          <w:sz w:val="20"/>
          <w:lang w:bidi="en-US"/>
        </w:rPr>
        <w:fldChar w:fldCharType="separate"/>
      </w:r>
      <w:r w:rsidR="00376D0E">
        <w:rPr>
          <w:bCs/>
          <w:color w:val="auto"/>
          <w:sz w:val="20"/>
          <w:lang w:bidi="en-US"/>
        </w:rPr>
        <w:t>[39]</w:t>
      </w:r>
      <w:r w:rsidR="00065AA7" w:rsidRPr="00C42913">
        <w:rPr>
          <w:bCs/>
          <w:color w:val="auto"/>
          <w:sz w:val="20"/>
          <w:lang w:bidi="en-US"/>
        </w:rPr>
        <w:fldChar w:fldCharType="end"/>
      </w:r>
      <w:r w:rsidR="00065AA7" w:rsidRPr="00C42913">
        <w:rPr>
          <w:bCs/>
          <w:color w:val="auto"/>
          <w:sz w:val="20"/>
          <w:lang w:bidi="en-US"/>
        </w:rPr>
        <w:t xml:space="preserve"> </w:t>
      </w:r>
      <w:r w:rsidR="00BC5DA5">
        <w:rPr>
          <w:bCs/>
          <w:color w:val="auto"/>
          <w:sz w:val="20"/>
          <w:lang w:bidi="en-US"/>
        </w:rPr>
        <w:t xml:space="preserve">suggested a </w:t>
      </w:r>
      <w:r w:rsidR="00614820" w:rsidRPr="00C42913">
        <w:rPr>
          <w:bCs/>
          <w:color w:val="auto"/>
          <w:sz w:val="20"/>
          <w:lang w:bidi="en-US"/>
        </w:rPr>
        <w:t xml:space="preserve">unique </w:t>
      </w:r>
      <w:r w:rsidR="00BC5DA5">
        <w:rPr>
          <w:bCs/>
          <w:color w:val="auto"/>
          <w:sz w:val="20"/>
          <w:lang w:bidi="en-US"/>
        </w:rPr>
        <w:t xml:space="preserve">type </w:t>
      </w:r>
      <w:r w:rsidR="00614820" w:rsidRPr="00C42913">
        <w:rPr>
          <w:bCs/>
          <w:color w:val="auto"/>
          <w:sz w:val="20"/>
          <w:lang w:bidi="en-US"/>
        </w:rPr>
        <w:t xml:space="preserve">structure, which entails </w:t>
      </w:r>
      <w:r w:rsidR="00A33DF1">
        <w:rPr>
          <w:bCs/>
          <w:color w:val="auto"/>
          <w:sz w:val="20"/>
          <w:lang w:bidi="en-US"/>
        </w:rPr>
        <w:t>several</w:t>
      </w:r>
      <w:r w:rsidR="00614820" w:rsidRPr="00C42913">
        <w:rPr>
          <w:bCs/>
          <w:color w:val="auto"/>
          <w:sz w:val="20"/>
          <w:lang w:bidi="en-US"/>
        </w:rPr>
        <w:t xml:space="preserve"> sub-networks to gradually reconstruct the HR </w:t>
      </w:r>
      <w:r w:rsidR="008335B9" w:rsidRPr="00C42913">
        <w:rPr>
          <w:bCs/>
          <w:color w:val="auto"/>
          <w:sz w:val="20"/>
          <w:lang w:bidi="en-US"/>
        </w:rPr>
        <w:t xml:space="preserve">image. </w:t>
      </w:r>
      <w:r w:rsidR="00614820" w:rsidRPr="00C42913">
        <w:rPr>
          <w:bCs/>
          <w:color w:val="auto"/>
          <w:sz w:val="20"/>
          <w:lang w:bidi="en-US"/>
        </w:rPr>
        <w:t xml:space="preserve">The LR feature map will be </w:t>
      </w:r>
      <w:r w:rsidR="00BC5DA5" w:rsidRPr="00C42913">
        <w:rPr>
          <w:bCs/>
          <w:color w:val="auto"/>
          <w:sz w:val="20"/>
          <w:lang w:bidi="en-US"/>
        </w:rPr>
        <w:t>utilized</w:t>
      </w:r>
      <w:r w:rsidR="00614820" w:rsidRPr="00C42913">
        <w:rPr>
          <w:bCs/>
          <w:color w:val="auto"/>
          <w:sz w:val="20"/>
          <w:lang w:bidi="en-US"/>
        </w:rPr>
        <w:t xml:space="preserve"> as the input for each sub-network, and the output of the </w:t>
      </w:r>
      <w:r w:rsidR="00614820" w:rsidRPr="00E82F67">
        <w:rPr>
          <w:bCs/>
          <w:color w:val="auto"/>
          <w:sz w:val="20"/>
          <w:lang w:bidi="en-US"/>
        </w:rPr>
        <w:t>transposed convolution will be combined with the residuals to produce the finer one.</w:t>
      </w:r>
      <w:r w:rsidR="00965F7E" w:rsidRPr="00E82F67">
        <w:rPr>
          <w:bCs/>
          <w:color w:val="auto"/>
          <w:sz w:val="20"/>
          <w:lang w:bidi="en-US"/>
        </w:rPr>
        <w:t xml:space="preserve"> </w:t>
      </w:r>
      <w:r w:rsidR="001C727F" w:rsidRPr="00E82F67">
        <w:rPr>
          <w:bCs/>
          <w:color w:val="auto"/>
          <w:sz w:val="20"/>
          <w:lang w:bidi="en-US"/>
        </w:rPr>
        <w:t>In image super-</w:t>
      </w:r>
      <w:r w:rsidR="00965F7E" w:rsidRPr="00E82F67">
        <w:rPr>
          <w:bCs/>
          <w:color w:val="auto"/>
          <w:sz w:val="20"/>
          <w:lang w:bidi="en-US"/>
        </w:rPr>
        <w:t>resolution</w:t>
      </w:r>
      <w:r w:rsidR="00E3779E">
        <w:rPr>
          <w:bCs/>
          <w:color w:val="auto"/>
          <w:sz w:val="20"/>
          <w:lang w:bidi="en-US"/>
        </w:rPr>
        <w:t>,</w:t>
      </w:r>
      <w:r w:rsidR="001C727F" w:rsidRPr="00E82F67">
        <w:rPr>
          <w:bCs/>
          <w:color w:val="auto"/>
          <w:sz w:val="20"/>
          <w:lang w:bidi="en-US"/>
        </w:rPr>
        <w:t xml:space="preserve"> arbitrary enlargement factor is a </w:t>
      </w:r>
      <w:r w:rsidR="00A33DF1">
        <w:rPr>
          <w:bCs/>
          <w:color w:val="auto"/>
          <w:sz w:val="20"/>
          <w:lang w:bidi="en-US"/>
        </w:rPr>
        <w:t>challenge</w:t>
      </w:r>
      <w:r w:rsidR="001C727F" w:rsidRPr="00E82F67">
        <w:rPr>
          <w:bCs/>
          <w:color w:val="auto"/>
          <w:sz w:val="20"/>
          <w:lang w:bidi="en-US"/>
        </w:rPr>
        <w:t xml:space="preserve"> in </w:t>
      </w:r>
      <w:r w:rsidR="00E3779E">
        <w:rPr>
          <w:bCs/>
          <w:color w:val="auto"/>
          <w:sz w:val="20"/>
          <w:lang w:bidi="en-US"/>
        </w:rPr>
        <w:t>real-time</w:t>
      </w:r>
      <w:r w:rsidR="00463102" w:rsidRPr="00E82F67">
        <w:rPr>
          <w:bCs/>
          <w:color w:val="auto"/>
          <w:sz w:val="20"/>
          <w:lang w:bidi="en-US"/>
        </w:rPr>
        <w:t xml:space="preserve"> </w:t>
      </w:r>
      <w:r w:rsidR="001C727F" w:rsidRPr="00E82F67">
        <w:rPr>
          <w:bCs/>
          <w:color w:val="auto"/>
          <w:sz w:val="20"/>
          <w:lang w:bidi="en-US"/>
        </w:rPr>
        <w:t>applications</w:t>
      </w:r>
      <w:r w:rsidR="00E3779E">
        <w:rPr>
          <w:bCs/>
          <w:color w:val="auto"/>
          <w:sz w:val="20"/>
          <w:lang w:bidi="en-US"/>
        </w:rPr>
        <w:t>.</w:t>
      </w:r>
      <w:r w:rsidR="006C12CC">
        <w:rPr>
          <w:bCs/>
          <w:color w:val="auto"/>
          <w:sz w:val="20"/>
          <w:lang w:bidi="en-US"/>
        </w:rPr>
        <w:t xml:space="preserve"> </w:t>
      </w:r>
      <w:r w:rsidR="00C02614">
        <w:rPr>
          <w:bCs/>
          <w:color w:val="auto"/>
          <w:sz w:val="20"/>
          <w:lang w:bidi="en-US"/>
        </w:rPr>
        <w:t>Hui</w:t>
      </w:r>
      <w:r w:rsidR="00C02614" w:rsidRPr="00E82F67">
        <w:rPr>
          <w:bCs/>
          <w:color w:val="auto"/>
          <w:sz w:val="20"/>
          <w:lang w:bidi="en-US"/>
        </w:rPr>
        <w:t xml:space="preserve"> </w:t>
      </w:r>
      <w:r w:rsidR="00C02614">
        <w:rPr>
          <w:bCs/>
          <w:color w:val="auto"/>
          <w:sz w:val="20"/>
          <w:lang w:bidi="en-US"/>
        </w:rPr>
        <w:t>et al.</w:t>
      </w:r>
      <w:r w:rsidR="00944B6D">
        <w:rPr>
          <w:bCs/>
          <w:color w:val="auto"/>
          <w:sz w:val="20"/>
          <w:lang w:bidi="en-US"/>
        </w:rPr>
        <w:t xml:space="preserve"> </w:t>
      </w:r>
      <w:r w:rsidR="00944B6D" w:rsidRPr="00E82F67">
        <w:rPr>
          <w:bCs/>
          <w:color w:val="auto"/>
          <w:sz w:val="20"/>
          <w:lang w:bidi="en-US"/>
        </w:rPr>
        <w:fldChar w:fldCharType="begin"/>
      </w:r>
      <w:r w:rsidR="00944B6D" w:rsidRPr="00E82F67">
        <w:rPr>
          <w:bCs/>
          <w:color w:val="auto"/>
          <w:sz w:val="20"/>
          <w:lang w:bidi="en-US"/>
        </w:rPr>
        <w:instrText xml:space="preserve"> ADDIN EN.CITE &lt;EndNote&gt;&lt;Cite&gt;&lt;Author&gt;Hui&lt;/Author&gt;&lt;Year&gt;2019&lt;/Year&gt;&lt;RecNum&gt;55&lt;/RecNum&gt;&lt;DisplayText&gt;[40]&lt;/DisplayText&gt;&lt;record&gt;&lt;rec-number&gt;55&lt;/rec-number&gt;&lt;foreign-keys&gt;&lt;key app="EN" db-id="srxvfdd95r2023e09rp5vpah5wxe09vdzrzd" timestamp="1658824671"&gt;55&lt;/key&gt;&lt;/foreign-keys&gt;&lt;ref-type name="Conference Proceedings"&gt;10&lt;/ref-type&gt;&lt;contributors&gt;&lt;authors&gt;&lt;author&gt;Hui, Zheng&lt;/author&gt;&lt;author&gt;Gao, Xinbo&lt;/author&gt;&lt;author&gt;Yang, Yunchu&lt;/author&gt;&lt;author&gt;Wang, Xiumei&lt;/author&gt;&lt;/authors&gt;&lt;/contributors&gt;&lt;titles&gt;&lt;title&gt;Lightweight image super-resolution with information multi-distillation network&lt;/title&gt;&lt;secondary-title&gt;Proceedings of the 27th acm international conference on multimedia&lt;/secondary-title&gt;&lt;/titles&gt;&lt;pages&gt;2024-2032&lt;/pages&gt;&lt;dates&gt;&lt;year&gt;2019&lt;/year&gt;&lt;/dates&gt;&lt;urls&gt;&lt;/urls&gt;&lt;/record&gt;&lt;/Cite&gt;&lt;/EndNote&gt;</w:instrText>
      </w:r>
      <w:r w:rsidR="00944B6D" w:rsidRPr="00E82F67">
        <w:rPr>
          <w:bCs/>
          <w:color w:val="auto"/>
          <w:sz w:val="20"/>
          <w:lang w:bidi="en-US"/>
        </w:rPr>
        <w:fldChar w:fldCharType="separate"/>
      </w:r>
      <w:r w:rsidR="00944B6D" w:rsidRPr="00E82F67">
        <w:rPr>
          <w:bCs/>
          <w:noProof/>
          <w:color w:val="auto"/>
          <w:sz w:val="20"/>
          <w:lang w:bidi="en-US"/>
        </w:rPr>
        <w:t>[40]</w:t>
      </w:r>
      <w:r w:rsidR="00944B6D" w:rsidRPr="00E82F67">
        <w:rPr>
          <w:bCs/>
          <w:color w:val="auto"/>
          <w:sz w:val="20"/>
          <w:lang w:bidi="en-US"/>
        </w:rPr>
        <w:fldChar w:fldCharType="end"/>
      </w:r>
      <w:r w:rsidR="00C02614" w:rsidRPr="00E82F67">
        <w:rPr>
          <w:bCs/>
          <w:color w:val="auto"/>
          <w:sz w:val="20"/>
          <w:lang w:bidi="en-US"/>
        </w:rPr>
        <w:t xml:space="preserve"> introduced </w:t>
      </w:r>
      <w:r w:rsidR="00C02614" w:rsidRPr="00C02614">
        <w:rPr>
          <w:bCs/>
          <w:color w:val="auto"/>
          <w:sz w:val="20"/>
          <w:lang w:bidi="en-US"/>
        </w:rPr>
        <w:t>an information multi-distillation network (IMDN) that was lightweight</w:t>
      </w:r>
      <w:r w:rsidR="00944B6D">
        <w:rPr>
          <w:bCs/>
          <w:color w:val="auto"/>
          <w:sz w:val="20"/>
          <w:lang w:bidi="en-US"/>
        </w:rPr>
        <w:t xml:space="preserve">. </w:t>
      </w:r>
      <w:r w:rsidR="00C02614" w:rsidRPr="00C02614">
        <w:rPr>
          <w:bCs/>
          <w:color w:val="auto"/>
          <w:sz w:val="20"/>
          <w:lang w:bidi="en-US"/>
        </w:rPr>
        <w:t>Cascaded information multi-distillation blocks (IMDB), which include components for selective fusion and distillation, were utilized in IMDN.</w:t>
      </w:r>
      <w:r w:rsidR="00944B6D">
        <w:rPr>
          <w:bCs/>
          <w:color w:val="auto"/>
          <w:sz w:val="20"/>
          <w:lang w:bidi="en-US"/>
        </w:rPr>
        <w:t xml:space="preserve"> </w:t>
      </w:r>
      <w:r w:rsidR="00C02614" w:rsidRPr="00C02614">
        <w:rPr>
          <w:bCs/>
          <w:color w:val="auto"/>
          <w:sz w:val="20"/>
          <w:lang w:bidi="en-US"/>
        </w:rPr>
        <w:t>Using an information distillation network (IDN), IMDN also solves the problem of memory consumption and computational cost</w:t>
      </w:r>
      <w:r w:rsidR="00944B6D">
        <w:rPr>
          <w:bCs/>
          <w:color w:val="auto"/>
          <w:sz w:val="20"/>
          <w:lang w:bidi="en-US"/>
        </w:rPr>
        <w:t>.</w:t>
      </w:r>
      <w:r w:rsidR="00644EC3">
        <w:rPr>
          <w:bCs/>
          <w:color w:val="auto"/>
          <w:sz w:val="20"/>
          <w:lang w:bidi="en-US"/>
        </w:rPr>
        <w:t xml:space="preserve"> </w:t>
      </w:r>
      <w:r w:rsidR="00320306" w:rsidRPr="00320306">
        <w:rPr>
          <w:bCs/>
          <w:color w:val="auto"/>
          <w:sz w:val="20"/>
          <w:lang w:bidi="en-US"/>
        </w:rPr>
        <w:t xml:space="preserve">Lim </w:t>
      </w:r>
      <w:r w:rsidR="00644EC3">
        <w:rPr>
          <w:bCs/>
          <w:color w:val="auto"/>
          <w:sz w:val="20"/>
          <w:lang w:bidi="en-US"/>
        </w:rPr>
        <w:t xml:space="preserve">et al. </w:t>
      </w:r>
      <w:r w:rsidR="00644EC3" w:rsidRPr="00E86422">
        <w:rPr>
          <w:bCs/>
          <w:color w:val="auto"/>
          <w:sz w:val="20"/>
          <w:lang w:bidi="en-US"/>
        </w:rPr>
        <w:fldChar w:fldCharType="begin"/>
      </w:r>
      <w:r w:rsidR="00644EC3" w:rsidRPr="00E86422">
        <w:rPr>
          <w:bCs/>
          <w:color w:val="auto"/>
          <w:sz w:val="20"/>
          <w:lang w:bidi="en-US"/>
        </w:rPr>
        <w:instrText xml:space="preserve"> ADDIN EN.CITE &lt;EndNote&gt;&lt;Cite&gt;&lt;Author&gt;Lim&lt;/Author&gt;&lt;Year&gt;2017&lt;/Year&gt;&lt;RecNum&gt;56&lt;/RecNum&gt;&lt;DisplayText&gt;[26]&lt;/DisplayText&gt;&lt;record&gt;&lt;rec-number&gt;56&lt;/rec-number&gt;&lt;foreign-keys&gt;&lt;key app="EN" db-id="srxvfdd95r2023e09rp5vpah5wxe09vdzrzd" timestamp="1658827658"&gt;56&lt;/key&gt;&lt;/foreign-keys&gt;&lt;ref-type name="Conference Proceedings"&gt;10&lt;/ref-type&gt;&lt;contributors&gt;&lt;authors&gt;&lt;author&gt;Lim, Bee&lt;/author&gt;&lt;author&gt;Son, Sanghyun&lt;/author&gt;&lt;author&gt;Kim, Heewon&lt;/author&gt;&lt;author&gt;Nah, Seungjun&lt;/author&gt;&lt;author&gt;Mu Lee, Kyoung&lt;/author&gt;&lt;/authors&gt;&lt;/contributors&gt;&lt;titles&gt;&lt;title&gt;Enhanced deep residual networks for single image super-resolution&lt;/title&gt;&lt;secondary-title&gt;Proceedings of the IEEE conference on computer vision and pattern recognition workshops&lt;/secondary-title&gt;&lt;/titles&gt;&lt;pages&gt;136-144&lt;/pages&gt;&lt;dates&gt;&lt;year&gt;2017&lt;/year&gt;&lt;/dates&gt;&lt;urls&gt;&lt;/urls&gt;&lt;/record&gt;&lt;/Cite&gt;&lt;/EndNote&gt;</w:instrText>
      </w:r>
      <w:r w:rsidR="00644EC3" w:rsidRPr="00E86422">
        <w:rPr>
          <w:bCs/>
          <w:color w:val="auto"/>
          <w:sz w:val="20"/>
          <w:lang w:bidi="en-US"/>
        </w:rPr>
        <w:fldChar w:fldCharType="separate"/>
      </w:r>
      <w:r w:rsidR="00644EC3" w:rsidRPr="00E86422">
        <w:rPr>
          <w:bCs/>
          <w:color w:val="auto"/>
          <w:sz w:val="20"/>
          <w:lang w:bidi="en-US"/>
        </w:rPr>
        <w:t>[26]</w:t>
      </w:r>
      <w:r w:rsidR="00644EC3" w:rsidRPr="00E86422">
        <w:rPr>
          <w:bCs/>
          <w:color w:val="auto"/>
          <w:sz w:val="20"/>
          <w:lang w:bidi="en-US"/>
        </w:rPr>
        <w:fldChar w:fldCharType="end"/>
      </w:r>
      <w:r w:rsidR="00644EC3">
        <w:rPr>
          <w:bCs/>
          <w:color w:val="auto"/>
          <w:sz w:val="20"/>
          <w:lang w:bidi="en-US"/>
        </w:rPr>
        <w:t xml:space="preserve"> </w:t>
      </w:r>
      <w:r w:rsidR="00320306" w:rsidRPr="00320306">
        <w:rPr>
          <w:bCs/>
          <w:color w:val="auto"/>
          <w:sz w:val="20"/>
          <w:lang w:bidi="en-US"/>
        </w:rPr>
        <w:t>produced cutting-edge results by utilizing the residual blocks to construct an extremely broad and deep network architecture known as an enhanced deep super-resolution network (EDSR).</w:t>
      </w:r>
      <w:r w:rsidR="00644EC3">
        <w:rPr>
          <w:bCs/>
          <w:color w:val="auto"/>
          <w:sz w:val="20"/>
          <w:lang w:bidi="en-US"/>
        </w:rPr>
        <w:t xml:space="preserve"> </w:t>
      </w:r>
      <w:r w:rsidR="00320306" w:rsidRPr="00320306">
        <w:rPr>
          <w:bCs/>
          <w:color w:val="auto"/>
          <w:sz w:val="20"/>
          <w:lang w:bidi="en-US"/>
        </w:rPr>
        <w:t>Both EDSR and EDSR-baseline were released by the author of EDSR.</w:t>
      </w:r>
      <w:r w:rsidR="00090B8D">
        <w:rPr>
          <w:bCs/>
          <w:color w:val="auto"/>
          <w:sz w:val="20"/>
          <w:lang w:bidi="en-US"/>
        </w:rPr>
        <w:t xml:space="preserve"> </w:t>
      </w:r>
      <w:r w:rsidR="00CB193D" w:rsidRPr="00CB193D">
        <w:rPr>
          <w:bCs/>
          <w:color w:val="auto"/>
          <w:sz w:val="20"/>
          <w:lang w:bidi="en-US"/>
        </w:rPr>
        <w:t>Hung et al.</w:t>
      </w:r>
      <w:r w:rsidR="00CB193D">
        <w:rPr>
          <w:bCs/>
          <w:color w:val="auto"/>
          <w:sz w:val="20"/>
          <w:lang w:bidi="en-US"/>
        </w:rPr>
        <w:t xml:space="preserve"> </w:t>
      </w:r>
      <w:r w:rsidR="00CB193D" w:rsidRPr="00C42913">
        <w:rPr>
          <w:bCs/>
          <w:color w:val="auto"/>
          <w:sz w:val="20"/>
          <w:lang w:bidi="en-US"/>
        </w:rPr>
        <w:fldChar w:fldCharType="begin"/>
      </w:r>
      <w:r w:rsidR="00CB193D">
        <w:rPr>
          <w:bCs/>
          <w:color w:val="auto"/>
          <w:sz w:val="20"/>
          <w:lang w:bidi="en-US"/>
        </w:rPr>
        <w:instrText xml:space="preserve"> ADDIN EN.CITE &lt;EndNote&gt;&lt;Cite&gt;&lt;Author&gt;Hung&lt;/Author&gt;&lt;Year&gt;2019&lt;/Year&gt;&lt;RecNum&gt;122&lt;/RecNum&gt;&lt;DisplayText&gt;[41]&lt;/DisplayText&gt;&lt;record&gt;&lt;rec-number&gt;122&lt;/rec-number&gt;&lt;foreign-keys&gt;&lt;key app="EN" db-id="sw00xtss4spprzeae0cvrtw1sxaw9vwe9tdx"&gt;122&lt;/key&gt;&lt;/foreign-keys&gt;&lt;ref-type name="Journal Article"&gt;17&lt;/ref-type&gt;&lt;contributors&gt;&lt;authors&gt;&lt;author&gt;Hung, Kwok-Wai&lt;/author&gt;&lt;author&gt;Zhang, Zhikai&lt;/author&gt;&lt;author&gt;Jiang, Jianmin %J IEEE Access&lt;/author&gt;&lt;/authors&gt;&lt;/contributors&gt;&lt;titles&gt;&lt;title&gt;Real-time image super-resolution using recursive depthwise separable convolution network&lt;/title&gt;&lt;/titles&gt;&lt;pages&gt;99804-99816&lt;/pages&gt;&lt;volume&gt;7&lt;/volume&gt;&lt;dates&gt;&lt;year&gt;2019&lt;/year&gt;&lt;/dates&gt;&lt;isbn&gt;2169-3536&lt;/isbn&gt;&lt;urls&gt;&lt;/urls&gt;&lt;/record&gt;&lt;/Cite&gt;&lt;/EndNote&gt;</w:instrText>
      </w:r>
      <w:r w:rsidR="00CB193D" w:rsidRPr="00C42913">
        <w:rPr>
          <w:bCs/>
          <w:color w:val="auto"/>
          <w:sz w:val="20"/>
          <w:lang w:bidi="en-US"/>
        </w:rPr>
        <w:fldChar w:fldCharType="separate"/>
      </w:r>
      <w:r w:rsidR="00CB193D">
        <w:rPr>
          <w:bCs/>
          <w:color w:val="auto"/>
          <w:sz w:val="20"/>
          <w:lang w:bidi="en-US"/>
        </w:rPr>
        <w:t>[41]</w:t>
      </w:r>
      <w:r w:rsidR="00CB193D" w:rsidRPr="00C42913">
        <w:rPr>
          <w:bCs/>
          <w:color w:val="auto"/>
          <w:sz w:val="20"/>
          <w:lang w:bidi="en-US"/>
        </w:rPr>
        <w:fldChar w:fldCharType="end"/>
      </w:r>
      <w:r w:rsidR="00CB193D" w:rsidRPr="00CB193D">
        <w:rPr>
          <w:bCs/>
          <w:color w:val="auto"/>
          <w:sz w:val="20"/>
          <w:lang w:bidi="en-US"/>
        </w:rPr>
        <w:t xml:space="preserve"> proposed the architecture of a super-sampling network (</w:t>
      </w:r>
      <w:proofErr w:type="spellStart"/>
      <w:r w:rsidR="00CB193D" w:rsidRPr="00CB193D">
        <w:rPr>
          <w:bCs/>
          <w:color w:val="auto"/>
          <w:sz w:val="20"/>
          <w:lang w:bidi="en-US"/>
        </w:rPr>
        <w:t>SSNet</w:t>
      </w:r>
      <w:proofErr w:type="spellEnd"/>
      <w:r w:rsidR="00CB193D" w:rsidRPr="00CB193D">
        <w:rPr>
          <w:bCs/>
          <w:color w:val="auto"/>
          <w:sz w:val="20"/>
          <w:lang w:bidi="en-US"/>
        </w:rPr>
        <w:t xml:space="preserve">) and used image SR with </w:t>
      </w:r>
      <w:proofErr w:type="spellStart"/>
      <w:r w:rsidR="00CB193D" w:rsidRPr="00CB193D">
        <w:rPr>
          <w:bCs/>
          <w:color w:val="auto"/>
          <w:sz w:val="20"/>
          <w:lang w:bidi="en-US"/>
        </w:rPr>
        <w:t>depthwise</w:t>
      </w:r>
      <w:proofErr w:type="spellEnd"/>
      <w:r w:rsidR="00CB193D" w:rsidRPr="00CB193D">
        <w:rPr>
          <w:bCs/>
          <w:color w:val="auto"/>
          <w:sz w:val="20"/>
          <w:lang w:bidi="en-US"/>
        </w:rPr>
        <w:t xml:space="preserve"> separable convolution.</w:t>
      </w:r>
      <w:r w:rsidR="00CB193D">
        <w:rPr>
          <w:bCs/>
          <w:color w:val="auto"/>
          <w:sz w:val="20"/>
          <w:lang w:bidi="en-US"/>
        </w:rPr>
        <w:t xml:space="preserve"> </w:t>
      </w:r>
      <w:r w:rsidR="00CB193D" w:rsidRPr="00CB193D">
        <w:rPr>
          <w:bCs/>
          <w:color w:val="auto"/>
          <w:sz w:val="20"/>
          <w:lang w:bidi="en-US"/>
        </w:rPr>
        <w:t xml:space="preserve">This architecture use of the </w:t>
      </w:r>
      <w:proofErr w:type="spellStart"/>
      <w:r w:rsidR="00CB193D" w:rsidRPr="00CB193D">
        <w:rPr>
          <w:bCs/>
          <w:color w:val="auto"/>
          <w:sz w:val="20"/>
          <w:lang w:bidi="en-US"/>
        </w:rPr>
        <w:t>depthwise</w:t>
      </w:r>
      <w:proofErr w:type="spellEnd"/>
      <w:r w:rsidR="00CB193D" w:rsidRPr="00CB193D">
        <w:rPr>
          <w:bCs/>
          <w:color w:val="auto"/>
          <w:sz w:val="20"/>
          <w:lang w:bidi="en-US"/>
        </w:rPr>
        <w:t xml:space="preserve"> separable convolution method, which reduces the number of parameters and multiplication operations significantly.</w:t>
      </w:r>
      <w:r w:rsidR="004D54AA">
        <w:rPr>
          <w:bCs/>
          <w:color w:val="auto"/>
          <w:sz w:val="20"/>
          <w:lang w:bidi="en-US"/>
        </w:rPr>
        <w:t xml:space="preserve"> </w:t>
      </w:r>
      <w:proofErr w:type="spellStart"/>
      <w:r w:rsidR="00C42913" w:rsidRPr="00A40AC6">
        <w:rPr>
          <w:bCs/>
          <w:color w:val="auto"/>
          <w:sz w:val="20"/>
          <w:lang w:bidi="en-US"/>
        </w:rPr>
        <w:t>Barzegar</w:t>
      </w:r>
      <w:proofErr w:type="spellEnd"/>
      <w:r w:rsidR="00C42913" w:rsidRPr="00A40AC6">
        <w:rPr>
          <w:bCs/>
          <w:color w:val="auto"/>
          <w:sz w:val="20"/>
          <w:lang w:bidi="en-US"/>
        </w:rPr>
        <w:t xml:space="preserve"> et al. </w:t>
      </w:r>
      <w:r w:rsidR="00DC18EA" w:rsidRPr="00A40AC6">
        <w:rPr>
          <w:bCs/>
          <w:color w:val="auto"/>
          <w:sz w:val="20"/>
          <w:lang w:bidi="en-US"/>
        </w:rPr>
        <w:fldChar w:fldCharType="begin"/>
      </w:r>
      <w:r w:rsidR="00461334">
        <w:rPr>
          <w:bCs/>
          <w:color w:val="auto"/>
          <w:sz w:val="20"/>
          <w:lang w:bidi="en-US"/>
        </w:rPr>
        <w:instrText xml:space="preserve"> ADDIN EN.CITE &lt;EndNote&gt;&lt;Cite&gt;&lt;Author&gt;Barzegar&lt;/Author&gt;&lt;Year&gt;2020&lt;/Year&gt;&lt;RecNum&gt;123&lt;/RecNum&gt;&lt;DisplayText&gt;[42]&lt;/DisplayText&gt;&lt;record&gt;&lt;rec-number&gt;123&lt;/rec-number&gt;&lt;foreign-keys&gt;&lt;key app="EN" db-id="sw00xtss4spprzeae0cvrtw1sxaw9vwe9tdx"&gt;123&lt;/key&gt;&lt;/foreign-keys&gt;&lt;ref-type name="Journal Article"&gt;17&lt;/ref-type&gt;&lt;contributors&gt;&lt;authors&gt;&lt;author&gt;Barzegar, Somayeh&lt;/author&gt;&lt;author&gt;Sharifi, Arash&lt;/author&gt;&lt;author&gt;Manthouri, Mohammad %J Multimedia Tools&lt;/author&gt;&lt;author&gt;Applications&lt;/author&gt;&lt;/authors&gt;&lt;/contributors&gt;&lt;titles&gt;&lt;title&gt;Super-resolution using lightweight detailnet network&lt;/title&gt;&lt;/titles&gt;&lt;pages&gt;1119-1136&lt;/pages&gt;&lt;volume&gt;79&lt;/volume&gt;&lt;number&gt;1&lt;/number&gt;&lt;dates&gt;&lt;year&gt;2020&lt;/year&gt;&lt;/dates&gt;&lt;isbn&gt;1573-7721&lt;/isbn&gt;&lt;urls&gt;&lt;/urls&gt;&lt;/record&gt;&lt;/Cite&gt;&lt;/EndNote&gt;</w:instrText>
      </w:r>
      <w:r w:rsidR="00DC18EA" w:rsidRPr="00A40AC6">
        <w:rPr>
          <w:bCs/>
          <w:color w:val="auto"/>
          <w:sz w:val="20"/>
          <w:lang w:bidi="en-US"/>
        </w:rPr>
        <w:fldChar w:fldCharType="separate"/>
      </w:r>
      <w:r w:rsidR="00461334">
        <w:rPr>
          <w:bCs/>
          <w:noProof/>
          <w:color w:val="auto"/>
          <w:sz w:val="20"/>
          <w:lang w:bidi="en-US"/>
        </w:rPr>
        <w:t>[42]</w:t>
      </w:r>
      <w:r w:rsidR="00DC18EA" w:rsidRPr="00A40AC6">
        <w:rPr>
          <w:bCs/>
          <w:color w:val="auto"/>
          <w:sz w:val="20"/>
          <w:lang w:bidi="en-US"/>
        </w:rPr>
        <w:fldChar w:fldCharType="end"/>
      </w:r>
      <w:r w:rsidR="00DC18EA" w:rsidRPr="00A40AC6">
        <w:rPr>
          <w:bCs/>
          <w:color w:val="auto"/>
          <w:sz w:val="20"/>
          <w:lang w:bidi="en-US"/>
        </w:rPr>
        <w:t xml:space="preserve"> </w:t>
      </w:r>
      <w:r w:rsidR="004D54AA">
        <w:rPr>
          <w:bCs/>
          <w:color w:val="auto"/>
          <w:sz w:val="20"/>
          <w:lang w:bidi="en-US"/>
        </w:rPr>
        <w:t xml:space="preserve">suggested the </w:t>
      </w:r>
      <w:r w:rsidR="00C42913" w:rsidRPr="00A40AC6">
        <w:rPr>
          <w:bCs/>
          <w:color w:val="auto"/>
          <w:sz w:val="20"/>
          <w:lang w:bidi="en-US"/>
        </w:rPr>
        <w:t xml:space="preserve">modest </w:t>
      </w:r>
      <w:r w:rsidR="004D54AA">
        <w:rPr>
          <w:bCs/>
          <w:color w:val="auto"/>
          <w:sz w:val="20"/>
          <w:lang w:bidi="en-US"/>
        </w:rPr>
        <w:t xml:space="preserve">framework </w:t>
      </w:r>
      <w:r w:rsidR="007F0F04">
        <w:rPr>
          <w:bCs/>
          <w:color w:val="auto"/>
          <w:sz w:val="20"/>
          <w:lang w:bidi="en-US"/>
        </w:rPr>
        <w:t>to avoid the training</w:t>
      </w:r>
      <w:r w:rsidR="00652B16">
        <w:rPr>
          <w:bCs/>
          <w:color w:val="auto"/>
          <w:sz w:val="20"/>
          <w:lang w:bidi="en-US"/>
        </w:rPr>
        <w:t xml:space="preserve">’s </w:t>
      </w:r>
      <w:r w:rsidR="007F0F04">
        <w:rPr>
          <w:bCs/>
          <w:color w:val="auto"/>
          <w:sz w:val="20"/>
          <w:lang w:bidi="en-US"/>
        </w:rPr>
        <w:t>issue in the deeper</w:t>
      </w:r>
      <w:r w:rsidR="00652B16">
        <w:rPr>
          <w:bCs/>
          <w:color w:val="auto"/>
          <w:sz w:val="20"/>
          <w:lang w:bidi="en-US"/>
        </w:rPr>
        <w:t xml:space="preserve"> network architecture. </w:t>
      </w:r>
      <w:r w:rsidR="00E3779E">
        <w:rPr>
          <w:bCs/>
          <w:color w:val="auto"/>
          <w:sz w:val="20"/>
          <w:lang w:bidi="en-US"/>
        </w:rPr>
        <w:t>Multi-scale</w:t>
      </w:r>
      <w:r w:rsidR="0092762D">
        <w:rPr>
          <w:bCs/>
          <w:color w:val="auto"/>
          <w:sz w:val="20"/>
          <w:lang w:bidi="en-US"/>
        </w:rPr>
        <w:t xml:space="preserve"> </w:t>
      </w:r>
      <w:proofErr w:type="spellStart"/>
      <w:r w:rsidR="00C42913" w:rsidRPr="00A40AC6">
        <w:rPr>
          <w:bCs/>
          <w:color w:val="auto"/>
          <w:sz w:val="20"/>
          <w:lang w:bidi="en-US"/>
        </w:rPr>
        <w:t>Xception</w:t>
      </w:r>
      <w:proofErr w:type="spellEnd"/>
      <w:r w:rsidR="00C42913" w:rsidRPr="00A40AC6">
        <w:rPr>
          <w:bCs/>
          <w:color w:val="auto"/>
          <w:sz w:val="20"/>
          <w:lang w:bidi="en-US"/>
        </w:rPr>
        <w:t xml:space="preserve">-based </w:t>
      </w:r>
      <w:proofErr w:type="spellStart"/>
      <w:r w:rsidR="00C42913" w:rsidRPr="00A40AC6">
        <w:rPr>
          <w:bCs/>
          <w:color w:val="auto"/>
          <w:sz w:val="20"/>
          <w:lang w:bidi="en-US"/>
        </w:rPr>
        <w:t>depthwise</w:t>
      </w:r>
      <w:proofErr w:type="spellEnd"/>
      <w:r w:rsidR="00C42913" w:rsidRPr="00A40AC6">
        <w:rPr>
          <w:bCs/>
          <w:color w:val="auto"/>
          <w:sz w:val="20"/>
          <w:lang w:bidi="en-US"/>
        </w:rPr>
        <w:t xml:space="preserve"> separable convolution for single image super-resolution</w:t>
      </w:r>
      <w:r w:rsidR="00C346E8">
        <w:rPr>
          <w:bCs/>
          <w:color w:val="auto"/>
          <w:sz w:val="20"/>
          <w:lang w:bidi="en-US"/>
        </w:rPr>
        <w:t xml:space="preserve"> (</w:t>
      </w:r>
      <w:r w:rsidR="00C346E8" w:rsidRPr="00A40AC6">
        <w:rPr>
          <w:bCs/>
          <w:color w:val="auto"/>
          <w:sz w:val="20"/>
          <w:lang w:bidi="en-US"/>
        </w:rPr>
        <w:t>MXDSIR</w:t>
      </w:r>
      <w:r w:rsidR="00C346E8">
        <w:rPr>
          <w:bCs/>
          <w:color w:val="auto"/>
          <w:sz w:val="20"/>
          <w:lang w:bidi="en-US"/>
        </w:rPr>
        <w:t>)</w:t>
      </w:r>
      <w:r w:rsidR="0077288B">
        <w:rPr>
          <w:bCs/>
          <w:color w:val="auto"/>
          <w:sz w:val="20"/>
          <w:lang w:bidi="en-US"/>
        </w:rPr>
        <w:t xml:space="preserve"> </w:t>
      </w:r>
      <w:r w:rsidR="00C42913" w:rsidRPr="00A40AC6">
        <w:rPr>
          <w:bCs/>
          <w:color w:val="auto"/>
          <w:sz w:val="20"/>
          <w:lang w:bidi="en-US"/>
        </w:rPr>
        <w:t xml:space="preserve">was proposed by Muhammad et al. </w:t>
      </w:r>
      <w:r w:rsidR="00150970" w:rsidRPr="00A40AC6">
        <w:rPr>
          <w:bCs/>
          <w:color w:val="auto"/>
          <w:sz w:val="20"/>
          <w:lang w:bidi="en-US"/>
        </w:rPr>
        <w:fldChar w:fldCharType="begin"/>
      </w:r>
      <w:r w:rsidR="00461334">
        <w:rPr>
          <w:bCs/>
          <w:color w:val="auto"/>
          <w:sz w:val="20"/>
          <w:lang w:bidi="en-US"/>
        </w:rPr>
        <w:instrText xml:space="preserve"> ADDIN EN.CITE &lt;EndNote&gt;&lt;Cite&gt;&lt;Author&gt;Muhammad&lt;/Author&gt;&lt;Year&gt;2021&lt;/Year&gt;&lt;RecNum&gt;28&lt;/RecNum&gt;&lt;DisplayText&gt;[43]&lt;/DisplayText&gt;&lt;record&gt;&lt;rec-number&gt;28&lt;/rec-number&gt;&lt;foreign-keys&gt;&lt;key app="EN" db-id="srxvfdd95r2023e09rp5vpah5wxe09vdzrzd" timestamp="1658421156"&gt;28&lt;/key&gt;&lt;/foreign-keys&gt;&lt;ref-type name="Journal Article"&gt;17&lt;/ref-type&gt;&lt;contributors&gt;&lt;authors&gt;&lt;author&gt;Muhammad, Wazir&lt;/author&gt;&lt;author&gt;Aramvith, Supavadee&lt;/author&gt;&lt;author&gt;Onoye, Takao&lt;/author&gt;&lt;/authors&gt;&lt;/contributors&gt;&lt;titles&gt;&lt;title&gt;Multi-scale Xception based depthwise separable convolution for single image super-resolution&lt;/title&gt;&lt;secondary-title&gt;Plos one&lt;/secondary-title&gt;&lt;/titles&gt;&lt;periodical&gt;&lt;full-title&gt;Plos one&lt;/full-title&gt;&lt;/periodical&gt;&lt;pages&gt;e0249278&lt;/pages&gt;&lt;volume&gt;16&lt;/volume&gt;&lt;number&gt;8&lt;/number&gt;&lt;dates&gt;&lt;year&gt;2021&lt;/year&gt;&lt;/dates&gt;&lt;isbn&gt;1932-6203&lt;/isbn&gt;&lt;urls&gt;&lt;/urls&gt;&lt;/record&gt;&lt;/Cite&gt;&lt;/EndNote&gt;</w:instrText>
      </w:r>
      <w:r w:rsidR="00150970" w:rsidRPr="00A40AC6">
        <w:rPr>
          <w:bCs/>
          <w:color w:val="auto"/>
          <w:sz w:val="20"/>
          <w:lang w:bidi="en-US"/>
        </w:rPr>
        <w:fldChar w:fldCharType="separate"/>
      </w:r>
      <w:r w:rsidR="00461334">
        <w:rPr>
          <w:bCs/>
          <w:noProof/>
          <w:color w:val="auto"/>
          <w:sz w:val="20"/>
          <w:lang w:bidi="en-US"/>
        </w:rPr>
        <w:t>[43]</w:t>
      </w:r>
      <w:r w:rsidR="00150970" w:rsidRPr="00A40AC6">
        <w:rPr>
          <w:bCs/>
          <w:color w:val="auto"/>
          <w:sz w:val="20"/>
          <w:lang w:bidi="en-US"/>
        </w:rPr>
        <w:fldChar w:fldCharType="end"/>
      </w:r>
      <w:r w:rsidR="00C42913" w:rsidRPr="00A40AC6">
        <w:rPr>
          <w:bCs/>
          <w:color w:val="auto"/>
          <w:sz w:val="20"/>
          <w:lang w:bidi="en-US"/>
        </w:rPr>
        <w:t xml:space="preserve">. </w:t>
      </w:r>
      <w:r w:rsidR="007F0F04">
        <w:rPr>
          <w:bCs/>
          <w:color w:val="auto"/>
          <w:sz w:val="20"/>
          <w:lang w:bidi="en-US"/>
        </w:rPr>
        <w:t>The</w:t>
      </w:r>
      <w:r w:rsidR="0092762D">
        <w:rPr>
          <w:bCs/>
          <w:color w:val="auto"/>
          <w:sz w:val="20"/>
          <w:lang w:bidi="en-US"/>
        </w:rPr>
        <w:t xml:space="preserve"> </w:t>
      </w:r>
      <w:r w:rsidR="0078419B">
        <w:rPr>
          <w:bCs/>
          <w:color w:val="auto"/>
          <w:sz w:val="20"/>
          <w:lang w:bidi="en-US"/>
        </w:rPr>
        <w:t>authors</w:t>
      </w:r>
      <w:r w:rsidR="0077288B">
        <w:rPr>
          <w:bCs/>
          <w:color w:val="auto"/>
          <w:sz w:val="20"/>
          <w:lang w:bidi="en-US"/>
        </w:rPr>
        <w:t xml:space="preserve"> employed </w:t>
      </w:r>
      <w:r w:rsidR="00C42913" w:rsidRPr="00A40AC6">
        <w:rPr>
          <w:bCs/>
          <w:color w:val="auto"/>
          <w:sz w:val="20"/>
          <w:lang w:bidi="en-US"/>
        </w:rPr>
        <w:t xml:space="preserve">a depth-wise separable convolution technique </w:t>
      </w:r>
      <w:r w:rsidR="007F0F04">
        <w:rPr>
          <w:bCs/>
          <w:color w:val="auto"/>
          <w:sz w:val="20"/>
          <w:lang w:bidi="en-US"/>
        </w:rPr>
        <w:t xml:space="preserve">in this paper </w:t>
      </w:r>
      <w:r w:rsidR="00C42913" w:rsidRPr="00A40AC6">
        <w:rPr>
          <w:bCs/>
          <w:color w:val="auto"/>
          <w:sz w:val="20"/>
          <w:lang w:bidi="en-US"/>
        </w:rPr>
        <w:t xml:space="preserve">to </w:t>
      </w:r>
      <w:r w:rsidR="00A0086E">
        <w:rPr>
          <w:bCs/>
          <w:color w:val="auto"/>
          <w:sz w:val="20"/>
          <w:lang w:bidi="en-US"/>
        </w:rPr>
        <w:t xml:space="preserve">reduce computational complexity. </w:t>
      </w:r>
      <w:r w:rsidR="00C42913" w:rsidRPr="00F03EBE">
        <w:rPr>
          <w:bCs/>
          <w:color w:val="auto"/>
          <w:sz w:val="20"/>
          <w:lang w:bidi="en-US"/>
        </w:rPr>
        <w:t xml:space="preserve">Hsu et al. </w:t>
      </w:r>
      <w:r w:rsidR="00150970" w:rsidRPr="00F03EBE">
        <w:rPr>
          <w:bCs/>
          <w:color w:val="auto"/>
          <w:sz w:val="20"/>
          <w:lang w:bidi="en-US"/>
        </w:rPr>
        <w:fldChar w:fldCharType="begin"/>
      </w:r>
      <w:r w:rsidR="00461334" w:rsidRPr="00F03EBE">
        <w:rPr>
          <w:bCs/>
          <w:color w:val="auto"/>
          <w:sz w:val="20"/>
          <w:lang w:bidi="en-US"/>
        </w:rPr>
        <w:instrText xml:space="preserve"> ADDIN EN.CITE &lt;EndNote&gt;&lt;Cite&gt;&lt;Author&gt;Hsu&lt;/Author&gt;&lt;Year&gt;2020&lt;/Year&gt;&lt;RecNum&gt;18&lt;/RecNum&gt;&lt;DisplayText&gt;[44]&lt;/DisplayText&gt;&lt;record&gt;&lt;rec-number&gt;18&lt;/rec-number&gt;&lt;foreign-keys&gt;&lt;key app="EN" db-id="tdr955p5b5pffvearwvxd9enw0p2trpa95ew" timestamp="1583401669"&gt;18&lt;/key&gt;&lt;/foreign-keys&gt;&lt;ref-type name="Journal Article"&gt;17&lt;/ref-type&gt;&lt;contributors&gt;&lt;authors&gt;&lt;author&gt;Hsu, Jui-Ting&lt;/author&gt;&lt;author&gt;Kuo, Chih-Hung&lt;/author&gt;&lt;author&gt;Chen, De-Wei %J IEEE Access&lt;/author&gt;&lt;/authors&gt;&lt;/contributors&gt;&lt;titles&gt;&lt;title&gt;Image Super-Resolution Using Capsule Neural Networks&lt;/title&gt;&lt;/titles&gt;&lt;pages&gt;9751-9759&lt;/pages&gt;&lt;volume&gt;8&lt;/volume&gt;&lt;dates&gt;&lt;year&gt;2020&lt;/year&gt;&lt;/dates&gt;&lt;isbn&gt;2169-3536&lt;/isbn&gt;&lt;urls&gt;&lt;/urls&gt;&lt;/record&gt;&lt;/Cite&gt;&lt;/EndNote&gt;</w:instrText>
      </w:r>
      <w:r w:rsidR="00150970" w:rsidRPr="00F03EBE">
        <w:rPr>
          <w:bCs/>
          <w:color w:val="auto"/>
          <w:sz w:val="20"/>
          <w:lang w:bidi="en-US"/>
        </w:rPr>
        <w:fldChar w:fldCharType="separate"/>
      </w:r>
      <w:r w:rsidR="00461334" w:rsidRPr="00F03EBE">
        <w:rPr>
          <w:bCs/>
          <w:color w:val="auto"/>
          <w:sz w:val="20"/>
          <w:lang w:bidi="en-US"/>
        </w:rPr>
        <w:t>[44]</w:t>
      </w:r>
      <w:r w:rsidR="00150970" w:rsidRPr="00F03EBE">
        <w:rPr>
          <w:bCs/>
          <w:color w:val="auto"/>
          <w:sz w:val="20"/>
          <w:lang w:bidi="en-US"/>
        </w:rPr>
        <w:fldChar w:fldCharType="end"/>
      </w:r>
      <w:r w:rsidR="00150970" w:rsidRPr="00F03EBE">
        <w:rPr>
          <w:bCs/>
          <w:color w:val="auto"/>
          <w:sz w:val="20"/>
          <w:lang w:bidi="en-US"/>
        </w:rPr>
        <w:t xml:space="preserve"> </w:t>
      </w:r>
      <w:r w:rsidR="00C42913" w:rsidRPr="00F03EBE">
        <w:rPr>
          <w:bCs/>
          <w:color w:val="auto"/>
          <w:sz w:val="20"/>
          <w:lang w:bidi="en-US"/>
        </w:rPr>
        <w:t>were motivated by a capsule neural network</w:t>
      </w:r>
      <w:r w:rsidR="007F0F04">
        <w:rPr>
          <w:bCs/>
          <w:color w:val="auto"/>
          <w:sz w:val="20"/>
          <w:lang w:bidi="en-US"/>
        </w:rPr>
        <w:t xml:space="preserve"> to extract additional possible feature information for image SR</w:t>
      </w:r>
      <w:r w:rsidR="00C42913" w:rsidRPr="00F03EBE">
        <w:rPr>
          <w:bCs/>
          <w:color w:val="auto"/>
          <w:sz w:val="20"/>
          <w:lang w:bidi="en-US"/>
        </w:rPr>
        <w:t xml:space="preserve">. In this study, </w:t>
      </w:r>
      <w:r w:rsidR="0092762D">
        <w:rPr>
          <w:bCs/>
          <w:color w:val="auto"/>
          <w:sz w:val="20"/>
          <w:lang w:bidi="en-US"/>
        </w:rPr>
        <w:t xml:space="preserve">the </w:t>
      </w:r>
      <w:r w:rsidR="00C42913" w:rsidRPr="00F03EBE">
        <w:rPr>
          <w:bCs/>
          <w:color w:val="auto"/>
          <w:sz w:val="20"/>
          <w:lang w:bidi="en-US"/>
        </w:rPr>
        <w:t xml:space="preserve">authors created two networks for image SR: the Capsule Attention and Reconstruction Neural Network (CARNN) and the Capsule Image Restoration Neural Network. </w:t>
      </w:r>
      <w:r w:rsidR="00385EAD" w:rsidRPr="00F03EBE">
        <w:rPr>
          <w:bCs/>
          <w:color w:val="auto"/>
          <w:sz w:val="20"/>
          <w:lang w:bidi="en-US"/>
        </w:rPr>
        <w:t xml:space="preserve">For SR objectives and to learn the features information at various phases, Liu et al. </w:t>
      </w:r>
      <w:r w:rsidR="00AD69C5" w:rsidRPr="009752DF">
        <w:rPr>
          <w:bCs/>
          <w:color w:val="auto"/>
          <w:sz w:val="20"/>
          <w:lang w:bidi="en-US"/>
        </w:rPr>
        <w:fldChar w:fldCharType="begin"/>
      </w:r>
      <w:r w:rsidR="00461334">
        <w:rPr>
          <w:bCs/>
          <w:color w:val="auto"/>
          <w:sz w:val="20"/>
          <w:lang w:bidi="en-US"/>
        </w:rPr>
        <w:instrText xml:space="preserve"> ADDIN EN.CITE &lt;EndNote&gt;&lt;Cite&gt;&lt;Author&gt;Liu&lt;/Author&gt;&lt;Year&gt;2020&lt;/Year&gt;&lt;RecNum&gt;125&lt;/RecNum&gt;&lt;DisplayText&gt;[45]&lt;/DisplayText&gt;&lt;record&gt;&lt;rec-number&gt;125&lt;/rec-number&gt;&lt;foreign-keys&gt;&lt;key app="EN" db-id="sw00xtss4spprzeae0cvrtw1sxaw9vwe9tdx"&gt;125&lt;/key&gt;&lt;/foreign-keys&gt;&lt;ref-type name="Journal Article"&gt;17&lt;/ref-type&gt;&lt;contributors&gt;&lt;authors&gt;&lt;author&gt;Liu, Bangli&lt;/author&gt;&lt;author&gt;Ait-Boudaoud, Djamel %J Neurocomputing&lt;/author&gt;&lt;/authors&gt;&lt;/contributors&gt;&lt;titles&gt;&lt;title&gt;Effective image super resolution via hierarchical convolutional neural network&lt;/title&gt;&lt;/titles&gt;&lt;pages&gt;109-116&lt;/pages&gt;&lt;volume&gt;374&lt;/volume&gt;&lt;dates&gt;&lt;year&gt;2020&lt;/year&gt;&lt;/dates&gt;&lt;isbn&gt;0925-2312&lt;/isbn&gt;&lt;urls&gt;&lt;/urls&gt;&lt;/record&gt;&lt;/Cite&gt;&lt;/EndNote&gt;</w:instrText>
      </w:r>
      <w:r w:rsidR="00AD69C5" w:rsidRPr="009752DF">
        <w:rPr>
          <w:bCs/>
          <w:color w:val="auto"/>
          <w:sz w:val="20"/>
          <w:lang w:bidi="en-US"/>
        </w:rPr>
        <w:fldChar w:fldCharType="separate"/>
      </w:r>
      <w:r w:rsidR="00461334">
        <w:rPr>
          <w:bCs/>
          <w:color w:val="auto"/>
          <w:sz w:val="20"/>
          <w:lang w:bidi="en-US"/>
        </w:rPr>
        <w:t>[45]</w:t>
      </w:r>
      <w:r w:rsidR="00AD69C5" w:rsidRPr="009752DF">
        <w:rPr>
          <w:bCs/>
          <w:color w:val="auto"/>
          <w:sz w:val="20"/>
          <w:lang w:bidi="en-US"/>
        </w:rPr>
        <w:fldChar w:fldCharType="end"/>
      </w:r>
      <w:r w:rsidR="00AD69C5" w:rsidRPr="00F03EBE">
        <w:rPr>
          <w:bCs/>
          <w:color w:val="auto"/>
          <w:sz w:val="20"/>
          <w:lang w:bidi="en-US"/>
        </w:rPr>
        <w:t xml:space="preserve"> </w:t>
      </w:r>
      <w:r w:rsidR="00385EAD" w:rsidRPr="00F03EBE">
        <w:rPr>
          <w:bCs/>
          <w:color w:val="auto"/>
          <w:sz w:val="20"/>
          <w:lang w:bidi="en-US"/>
        </w:rPr>
        <w:t xml:space="preserve">presented a new hierarchical convolutional neural network (HCNN) architecture. </w:t>
      </w:r>
      <w:r w:rsidR="007F0F04">
        <w:rPr>
          <w:bCs/>
          <w:color w:val="auto"/>
          <w:sz w:val="20"/>
          <w:lang w:bidi="en-US"/>
        </w:rPr>
        <w:t>The</w:t>
      </w:r>
      <w:r w:rsidR="00953B05" w:rsidRPr="00F03EBE">
        <w:rPr>
          <w:bCs/>
          <w:color w:val="auto"/>
          <w:sz w:val="20"/>
          <w:lang w:bidi="en-US"/>
        </w:rPr>
        <w:t xml:space="preserve"> HCNN </w:t>
      </w:r>
      <w:r w:rsidR="00385EAD" w:rsidRPr="00F03EBE">
        <w:rPr>
          <w:bCs/>
          <w:color w:val="auto"/>
          <w:sz w:val="20"/>
          <w:lang w:bidi="en-US"/>
        </w:rPr>
        <w:t>method involves a three</w:t>
      </w:r>
      <w:r w:rsidR="00385EAD" w:rsidRPr="00385EAD">
        <w:rPr>
          <w:bCs/>
          <w:sz w:val="20"/>
          <w:lang w:bidi="en-US"/>
        </w:rPr>
        <w:t>-step hierarchical procedure based on the edge branch extraction, the edge reinforcement branch, and the SR image reconstruction branch.</w:t>
      </w:r>
      <w:r w:rsidR="004D5268">
        <w:rPr>
          <w:bCs/>
          <w:sz w:val="20"/>
          <w:lang w:bidi="en-US"/>
        </w:rPr>
        <w:t xml:space="preserve"> </w:t>
      </w:r>
      <w:r w:rsidR="00295994" w:rsidRPr="004D5268">
        <w:rPr>
          <w:bCs/>
          <w:sz w:val="20"/>
          <w:lang w:bidi="en-US"/>
        </w:rPr>
        <w:t xml:space="preserve">Yang </w:t>
      </w:r>
      <w:r w:rsidR="0092762D">
        <w:rPr>
          <w:bCs/>
          <w:sz w:val="20"/>
          <w:lang w:bidi="en-US"/>
        </w:rPr>
        <w:t>et al.</w:t>
      </w:r>
      <w:r w:rsidR="00295994" w:rsidRPr="004D5268">
        <w:rPr>
          <w:bCs/>
          <w:sz w:val="20"/>
          <w:lang w:bidi="en-US"/>
        </w:rPr>
        <w:t xml:space="preserve"> proposed a non-linear perceptual </w:t>
      </w:r>
      <w:r w:rsidR="00E3779E">
        <w:rPr>
          <w:bCs/>
          <w:sz w:val="20"/>
          <w:lang w:bidi="en-US"/>
        </w:rPr>
        <w:t>multi-scale</w:t>
      </w:r>
      <w:r w:rsidR="00E3779E">
        <w:rPr>
          <w:bCs/>
          <w:sz w:val="20"/>
          <w:cs/>
          <w:lang w:bidi="en-US"/>
        </w:rPr>
        <w:t xml:space="preserve"> </w:t>
      </w:r>
      <w:r w:rsidR="00295994" w:rsidRPr="004D5268">
        <w:rPr>
          <w:bCs/>
          <w:sz w:val="20"/>
          <w:lang w:bidi="en-US"/>
        </w:rPr>
        <w:t xml:space="preserve">network architecture abbreviated as </w:t>
      </w:r>
      <w:proofErr w:type="spellStart"/>
      <w:r w:rsidR="00295994" w:rsidRPr="004D5268">
        <w:rPr>
          <w:bCs/>
          <w:sz w:val="20"/>
          <w:lang w:bidi="en-US"/>
        </w:rPr>
        <w:t>NLPMSNet</w:t>
      </w:r>
      <w:proofErr w:type="spellEnd"/>
      <w:r w:rsidR="00C57088" w:rsidRPr="004D5268">
        <w:rPr>
          <w:bCs/>
          <w:sz w:val="20"/>
          <w:lang w:bidi="en-US"/>
        </w:rPr>
        <w:t xml:space="preserve"> </w:t>
      </w:r>
      <w:r w:rsidR="00C57088" w:rsidRPr="004D5268">
        <w:rPr>
          <w:bCs/>
          <w:sz w:val="20"/>
          <w:lang w:bidi="en-US"/>
        </w:rPr>
        <w:fldChar w:fldCharType="begin"/>
      </w:r>
      <w:r w:rsidR="00461334">
        <w:rPr>
          <w:bCs/>
          <w:sz w:val="20"/>
          <w:lang w:bidi="en-US"/>
        </w:rPr>
        <w:instrText xml:space="preserve"> ADDIN EN.CITE &lt;EndNote&gt;&lt;Cite&gt;&lt;Author&gt;Yang&lt;/Author&gt;&lt;Year&gt;2022&lt;/Year&gt;&lt;RecNum&gt;49&lt;/RecNum&gt;&lt;DisplayText&gt;[46]&lt;/DisplayText&gt;&lt;record&gt;&lt;rec-number&gt;49&lt;/rec-number&gt;&lt;foreign-keys&gt;&lt;key app="EN" db-id="srxvfdd95r2023e09rp5vpah5wxe09vdzrzd" timestamp="1658746726"&gt;49&lt;/key&gt;&lt;/foreign-keys&gt;&lt;ref-type name="Journal Article"&gt;17&lt;/ref-type&gt;&lt;contributors&gt;&lt;authors&gt;&lt;author&gt;Yang, Aiping&lt;/author&gt;&lt;author&gt;Li, Leilei&lt;/author&gt;&lt;author&gt;Wang, Jinbin&lt;/author&gt;&lt;author&gt;Ji, Zhong&lt;/author&gt;&lt;author&gt;Pang, Yanwei&lt;/author&gt;&lt;author&gt;Cao, Jiale&lt;/author&gt;&lt;author&gt;Wei, Zihao&lt;/author&gt;&lt;/authors&gt;&lt;/contributors&gt;&lt;titles&gt;&lt;title&gt;Non-linear perceptual multi-scale network for single image super-resolution&lt;/title&gt;&lt;secondary-title&gt;Neural Networks&lt;/secondary-title&gt;&lt;/titles&gt;&lt;periodical&gt;&lt;full-title&gt;Neural Networks&lt;/full-title&gt;&lt;/periodical&gt;&lt;pages&gt;201-211&lt;/pages&gt;&lt;volume&gt;152&lt;/volume&gt;&lt;dates&gt;&lt;year&gt;2022&lt;/year&gt;&lt;/dates&gt;&lt;isbn&gt;0893-6080&lt;/isbn&gt;&lt;urls&gt;&lt;/urls&gt;&lt;/record&gt;&lt;/Cite&gt;&lt;/EndNote&gt;</w:instrText>
      </w:r>
      <w:r w:rsidR="00C57088" w:rsidRPr="004D5268">
        <w:rPr>
          <w:bCs/>
          <w:sz w:val="20"/>
          <w:lang w:bidi="en-US"/>
        </w:rPr>
        <w:fldChar w:fldCharType="separate"/>
      </w:r>
      <w:r w:rsidR="00461334">
        <w:rPr>
          <w:bCs/>
          <w:noProof/>
          <w:sz w:val="20"/>
          <w:lang w:bidi="en-US"/>
        </w:rPr>
        <w:t>[46]</w:t>
      </w:r>
      <w:r w:rsidR="00C57088" w:rsidRPr="004D5268">
        <w:rPr>
          <w:bCs/>
          <w:sz w:val="20"/>
          <w:lang w:bidi="en-US"/>
        </w:rPr>
        <w:fldChar w:fldCharType="end"/>
      </w:r>
      <w:r w:rsidR="00295994" w:rsidRPr="004D5268">
        <w:rPr>
          <w:bCs/>
          <w:sz w:val="20"/>
          <w:lang w:bidi="en-US"/>
        </w:rPr>
        <w:t>. In this approach</w:t>
      </w:r>
      <w:r w:rsidR="0092762D">
        <w:rPr>
          <w:bCs/>
          <w:sz w:val="20"/>
          <w:lang w:bidi="en-US"/>
        </w:rPr>
        <w:t>,</w:t>
      </w:r>
      <w:r w:rsidR="00295994" w:rsidRPr="004D5268">
        <w:rPr>
          <w:bCs/>
          <w:sz w:val="20"/>
          <w:lang w:bidi="en-US"/>
        </w:rPr>
        <w:t xml:space="preserve"> </w:t>
      </w:r>
      <w:r w:rsidR="0092762D">
        <w:rPr>
          <w:bCs/>
          <w:sz w:val="20"/>
          <w:lang w:bidi="en-US"/>
        </w:rPr>
        <w:t xml:space="preserve">the </w:t>
      </w:r>
      <w:r w:rsidR="00295994" w:rsidRPr="004D5268">
        <w:rPr>
          <w:bCs/>
          <w:sz w:val="20"/>
          <w:lang w:bidi="en-US"/>
        </w:rPr>
        <w:t xml:space="preserve">author </w:t>
      </w:r>
      <w:r w:rsidR="0092762D">
        <w:rPr>
          <w:bCs/>
          <w:sz w:val="20"/>
          <w:lang w:bidi="en-US"/>
        </w:rPr>
        <w:t>fuses</w:t>
      </w:r>
      <w:r w:rsidR="00C57088" w:rsidRPr="004D5268">
        <w:rPr>
          <w:bCs/>
          <w:sz w:val="20"/>
          <w:lang w:bidi="en-US"/>
        </w:rPr>
        <w:t xml:space="preserve"> the information of </w:t>
      </w:r>
      <w:r w:rsidR="00E3779E">
        <w:rPr>
          <w:bCs/>
          <w:sz w:val="20"/>
          <w:lang w:bidi="en-US"/>
        </w:rPr>
        <w:t>multi-scale</w:t>
      </w:r>
      <w:r w:rsidR="00E3779E">
        <w:rPr>
          <w:bCs/>
          <w:sz w:val="20"/>
          <w:cs/>
          <w:lang w:bidi="en-US"/>
        </w:rPr>
        <w:t xml:space="preserve"> </w:t>
      </w:r>
      <w:r w:rsidR="00C57088" w:rsidRPr="004D5268">
        <w:rPr>
          <w:bCs/>
          <w:sz w:val="20"/>
          <w:lang w:bidi="en-US"/>
        </w:rPr>
        <w:t xml:space="preserve">image information </w:t>
      </w:r>
      <w:r w:rsidR="00295994" w:rsidRPr="004D5268">
        <w:rPr>
          <w:bCs/>
          <w:sz w:val="20"/>
          <w:lang w:bidi="en-US"/>
        </w:rPr>
        <w:t>in a non-linear manner</w:t>
      </w:r>
      <w:r w:rsidR="00C57088" w:rsidRPr="004D5268">
        <w:rPr>
          <w:bCs/>
          <w:sz w:val="20"/>
          <w:lang w:bidi="en-US"/>
        </w:rPr>
        <w:t xml:space="preserve"> </w:t>
      </w:r>
      <w:proofErr w:type="gramStart"/>
      <w:r w:rsidR="00C57088" w:rsidRPr="004D5268">
        <w:rPr>
          <w:bCs/>
          <w:sz w:val="20"/>
          <w:lang w:bidi="en-US"/>
        </w:rPr>
        <w:t>and also</w:t>
      </w:r>
      <w:proofErr w:type="gramEnd"/>
      <w:r w:rsidR="00C57088" w:rsidRPr="004D5268">
        <w:rPr>
          <w:bCs/>
          <w:sz w:val="20"/>
          <w:lang w:bidi="en-US"/>
        </w:rPr>
        <w:t xml:space="preserve"> </w:t>
      </w:r>
      <w:r w:rsidR="0092762D">
        <w:rPr>
          <w:bCs/>
          <w:sz w:val="20"/>
          <w:lang w:bidi="en-US"/>
        </w:rPr>
        <w:t>uses</w:t>
      </w:r>
      <w:r w:rsidR="00C57088" w:rsidRPr="004D5268">
        <w:rPr>
          <w:bCs/>
          <w:sz w:val="20"/>
          <w:lang w:bidi="en-US"/>
        </w:rPr>
        <w:t xml:space="preserve"> </w:t>
      </w:r>
      <w:r w:rsidR="0092762D">
        <w:rPr>
          <w:bCs/>
          <w:sz w:val="20"/>
          <w:lang w:bidi="en-US"/>
        </w:rPr>
        <w:t>a cascading-based</w:t>
      </w:r>
      <w:r w:rsidR="00C57088" w:rsidRPr="004D5268">
        <w:rPr>
          <w:bCs/>
          <w:sz w:val="20"/>
          <w:lang w:bidi="en-US"/>
        </w:rPr>
        <w:t xml:space="preserve"> </w:t>
      </w:r>
      <w:r w:rsidR="00E3779E">
        <w:rPr>
          <w:bCs/>
          <w:sz w:val="20"/>
          <w:lang w:bidi="en-US"/>
        </w:rPr>
        <w:t>multi-scale</w:t>
      </w:r>
      <w:r w:rsidR="00E3779E">
        <w:rPr>
          <w:bCs/>
          <w:sz w:val="20"/>
          <w:cs/>
          <w:lang w:bidi="en-US"/>
        </w:rPr>
        <w:t xml:space="preserve"> </w:t>
      </w:r>
      <w:r w:rsidR="00C57088" w:rsidRPr="004D5268">
        <w:rPr>
          <w:bCs/>
          <w:sz w:val="20"/>
          <w:lang w:bidi="en-US"/>
        </w:rPr>
        <w:t xml:space="preserve">global mechanism to capture the non-local </w:t>
      </w:r>
      <w:r w:rsidR="0092762D">
        <w:rPr>
          <w:bCs/>
          <w:sz w:val="20"/>
          <w:lang w:bidi="en-US"/>
        </w:rPr>
        <w:t>feature</w:t>
      </w:r>
      <w:r w:rsidR="00C57088" w:rsidRPr="004D5268">
        <w:rPr>
          <w:bCs/>
          <w:sz w:val="20"/>
          <w:lang w:bidi="en-US"/>
        </w:rPr>
        <w:t xml:space="preserve"> information.</w:t>
      </w:r>
      <w:r w:rsidR="004D5268">
        <w:rPr>
          <w:bCs/>
          <w:sz w:val="20"/>
          <w:lang w:bidi="en-US"/>
        </w:rPr>
        <w:t xml:space="preserve"> Reduce the computational cost and as we</w:t>
      </w:r>
      <w:r w:rsidR="00041FEF">
        <w:rPr>
          <w:bCs/>
          <w:sz w:val="20"/>
          <w:lang w:bidi="en-US"/>
        </w:rPr>
        <w:t>l</w:t>
      </w:r>
      <w:r w:rsidR="004D5268">
        <w:rPr>
          <w:bCs/>
          <w:sz w:val="20"/>
          <w:lang w:bidi="en-US"/>
        </w:rPr>
        <w:t>l as more memory consumption</w:t>
      </w:r>
      <w:r w:rsidR="0092762D">
        <w:rPr>
          <w:bCs/>
          <w:sz w:val="20"/>
          <w:lang w:bidi="en-US"/>
        </w:rPr>
        <w:t>.</w:t>
      </w:r>
      <w:r w:rsidR="004D5268">
        <w:rPr>
          <w:bCs/>
          <w:sz w:val="20"/>
          <w:lang w:bidi="en-US"/>
        </w:rPr>
        <w:t xml:space="preserve"> Xiao </w:t>
      </w:r>
      <w:r w:rsidR="0092762D">
        <w:rPr>
          <w:bCs/>
          <w:sz w:val="20"/>
          <w:lang w:bidi="en-US"/>
        </w:rPr>
        <w:t>et al.</w:t>
      </w:r>
      <w:r w:rsidR="004D5268">
        <w:rPr>
          <w:bCs/>
          <w:sz w:val="20"/>
          <w:lang w:bidi="en-US"/>
        </w:rPr>
        <w:t xml:space="preserve"> </w:t>
      </w:r>
      <w:r w:rsidR="004D5268">
        <w:rPr>
          <w:bCs/>
          <w:sz w:val="20"/>
          <w:lang w:bidi="en-US"/>
        </w:rPr>
        <w:fldChar w:fldCharType="begin"/>
      </w:r>
      <w:r w:rsidR="00461334">
        <w:rPr>
          <w:bCs/>
          <w:sz w:val="20"/>
          <w:lang w:bidi="en-US"/>
        </w:rPr>
        <w:instrText xml:space="preserve"> ADDIN EN.CITE &lt;EndNote&gt;&lt;Cite&gt;&lt;Author&gt;Xiao&lt;/Author&gt;&lt;Year&gt;2022&lt;/Year&gt;&lt;RecNum&gt;50&lt;/RecNum&gt;&lt;DisplayText&gt;[47]&lt;/DisplayText&gt;&lt;record&gt;&lt;rec-number&gt;50&lt;/rec-number&gt;&lt;foreign-keys&gt;&lt;key app="EN" db-id="srxvfdd95r2023e09rp5vpah5wxe09vdzrzd" timestamp="1658751137"&gt;50&lt;/key&gt;&lt;/foreign-keys&gt;&lt;ref-type name="Journal Article"&gt;17&lt;/ref-type&gt;&lt;contributors&gt;&lt;authors&gt;&lt;author&gt;Xiao, Hang&lt;/author&gt;&lt;author&gt;Qin, Jiayi&lt;/author&gt;&lt;author&gt;Jeon, Seunggil&lt;/author&gt;&lt;author&gt;Yan, Binyu&lt;/author&gt;&lt;author&gt;Yang, Xiaomin&lt;/author&gt;&lt;/authors&gt;&lt;/contributors&gt;&lt;titles&gt;&lt;title&gt;MFEN: Lightweight multi-scale feature extraction super-resolution network in embedded system&lt;/title&gt;&lt;secondary-title&gt;Microprocessors and Microsystems&lt;/secondary-title&gt;&lt;/titles&gt;&lt;periodical&gt;&lt;full-title&gt;Microprocessors and Microsystems&lt;/full-title&gt;&lt;/periodical&gt;&lt;pages&gt;104568&lt;/pages&gt;&lt;dates&gt;&lt;year&gt;2022&lt;/year&gt;&lt;/dates&gt;&lt;isbn&gt;0141-9331&lt;/isbn&gt;&lt;urls&gt;&lt;/urls&gt;&lt;/record&gt;&lt;/Cite&gt;&lt;/EndNote&gt;</w:instrText>
      </w:r>
      <w:r w:rsidR="004D5268">
        <w:rPr>
          <w:bCs/>
          <w:sz w:val="20"/>
          <w:lang w:bidi="en-US"/>
        </w:rPr>
        <w:fldChar w:fldCharType="separate"/>
      </w:r>
      <w:r w:rsidR="00461334">
        <w:rPr>
          <w:bCs/>
          <w:noProof/>
          <w:sz w:val="20"/>
          <w:lang w:bidi="en-US"/>
        </w:rPr>
        <w:t>[47]</w:t>
      </w:r>
      <w:r w:rsidR="004D5268">
        <w:rPr>
          <w:bCs/>
          <w:sz w:val="20"/>
          <w:lang w:bidi="en-US"/>
        </w:rPr>
        <w:fldChar w:fldCharType="end"/>
      </w:r>
      <w:r w:rsidR="004D5268">
        <w:rPr>
          <w:bCs/>
          <w:sz w:val="20"/>
          <w:lang w:bidi="en-US"/>
        </w:rPr>
        <w:t xml:space="preserve"> introduced the idea of </w:t>
      </w:r>
      <w:r w:rsidR="00014218">
        <w:rPr>
          <w:bCs/>
          <w:sz w:val="20"/>
          <w:lang w:bidi="en-US"/>
        </w:rPr>
        <w:t xml:space="preserve">powerful </w:t>
      </w:r>
      <w:r w:rsidR="004D5268" w:rsidRPr="004D5268">
        <w:rPr>
          <w:bCs/>
          <w:sz w:val="20"/>
          <w:lang w:bidi="en-US"/>
        </w:rPr>
        <w:t>lightweight</w:t>
      </w:r>
      <w:r w:rsidR="00014218">
        <w:rPr>
          <w:bCs/>
          <w:sz w:val="20"/>
          <w:lang w:bidi="en-US"/>
        </w:rPr>
        <w:t xml:space="preserve"> </w:t>
      </w:r>
      <w:r w:rsidR="00E3779E">
        <w:rPr>
          <w:bCs/>
          <w:sz w:val="20"/>
          <w:lang w:bidi="en-US"/>
        </w:rPr>
        <w:t>multi-scale</w:t>
      </w:r>
      <w:r w:rsidR="00E3779E">
        <w:rPr>
          <w:bCs/>
          <w:sz w:val="20"/>
          <w:cs/>
          <w:lang w:bidi="en-US"/>
        </w:rPr>
        <w:t xml:space="preserve"> </w:t>
      </w:r>
      <w:r w:rsidR="004D5268" w:rsidRPr="004D5268">
        <w:rPr>
          <w:bCs/>
          <w:sz w:val="20"/>
          <w:lang w:bidi="en-US"/>
        </w:rPr>
        <w:t>feature extraction super-resolution network (MFEN) by</w:t>
      </w:r>
      <w:r w:rsidR="00A07274">
        <w:rPr>
          <w:bCs/>
          <w:sz w:val="20"/>
          <w:lang w:bidi="en-US"/>
        </w:rPr>
        <w:t xml:space="preserve"> </w:t>
      </w:r>
      <w:r w:rsidR="00A07274">
        <w:rPr>
          <w:bCs/>
          <w:sz w:val="20"/>
          <w:lang w:bidi="en-US"/>
        </w:rPr>
        <w:lastRenderedPageBreak/>
        <w:t xml:space="preserve">way of </w:t>
      </w:r>
      <w:r w:rsidR="004D5268" w:rsidRPr="004D5268">
        <w:rPr>
          <w:bCs/>
          <w:sz w:val="20"/>
          <w:lang w:bidi="en-US"/>
        </w:rPr>
        <w:t xml:space="preserve"> </w:t>
      </w:r>
      <w:r w:rsidR="00A07274" w:rsidRPr="004D5268">
        <w:rPr>
          <w:bCs/>
          <w:sz w:val="20"/>
          <w:lang w:bidi="en-US"/>
        </w:rPr>
        <w:t>making</w:t>
      </w:r>
      <w:r w:rsidR="00A07274">
        <w:rPr>
          <w:bCs/>
          <w:sz w:val="20"/>
          <w:lang w:bidi="en-US"/>
        </w:rPr>
        <w:t xml:space="preserve"> MFEB (</w:t>
      </w:r>
      <w:r w:rsidR="00E3779E">
        <w:rPr>
          <w:bCs/>
          <w:sz w:val="20"/>
          <w:lang w:bidi="en-US"/>
        </w:rPr>
        <w:t>multi-scale</w:t>
      </w:r>
      <w:r w:rsidR="00E3779E">
        <w:rPr>
          <w:bCs/>
          <w:sz w:val="20"/>
          <w:cs/>
          <w:lang w:bidi="en-US"/>
        </w:rPr>
        <w:t xml:space="preserve"> </w:t>
      </w:r>
      <w:r w:rsidR="004D5268" w:rsidRPr="004D5268">
        <w:rPr>
          <w:bCs/>
          <w:sz w:val="20"/>
          <w:lang w:bidi="en-US"/>
        </w:rPr>
        <w:t>feature extraction blocks</w:t>
      </w:r>
      <w:r w:rsidR="00A07274">
        <w:rPr>
          <w:bCs/>
          <w:sz w:val="20"/>
          <w:lang w:bidi="en-US"/>
        </w:rPr>
        <w:t>) blocks</w:t>
      </w:r>
      <w:r w:rsidR="004D5268" w:rsidRPr="004D5268">
        <w:rPr>
          <w:bCs/>
          <w:sz w:val="20"/>
          <w:lang w:bidi="en-US"/>
        </w:rPr>
        <w:t xml:space="preserve">, which </w:t>
      </w:r>
      <w:r w:rsidR="001006C9">
        <w:rPr>
          <w:bCs/>
          <w:sz w:val="20"/>
          <w:lang w:bidi="en-US"/>
        </w:rPr>
        <w:t xml:space="preserve">step by step </w:t>
      </w:r>
      <w:r w:rsidR="0092762D">
        <w:rPr>
          <w:bCs/>
          <w:sz w:val="20"/>
          <w:lang w:bidi="en-US"/>
        </w:rPr>
        <w:t>obtain</w:t>
      </w:r>
      <w:r w:rsidR="004D5268" w:rsidRPr="004D5268">
        <w:rPr>
          <w:bCs/>
          <w:sz w:val="20"/>
          <w:lang w:bidi="en-US"/>
        </w:rPr>
        <w:t xml:space="preserve"> </w:t>
      </w:r>
      <w:r w:rsidR="00E3779E">
        <w:rPr>
          <w:bCs/>
          <w:sz w:val="20"/>
          <w:lang w:bidi="en-US"/>
        </w:rPr>
        <w:t>multi-scale</w:t>
      </w:r>
      <w:r w:rsidR="00E3779E">
        <w:rPr>
          <w:bCs/>
          <w:sz w:val="20"/>
          <w:cs/>
          <w:lang w:bidi="en-US"/>
        </w:rPr>
        <w:t xml:space="preserve"> </w:t>
      </w:r>
      <w:r w:rsidR="004D5268" w:rsidRPr="004D5268">
        <w:rPr>
          <w:bCs/>
          <w:sz w:val="20"/>
          <w:lang w:bidi="en-US"/>
        </w:rPr>
        <w:t>and hierarchical information.</w:t>
      </w:r>
      <w:r w:rsidR="004D5268" w:rsidRPr="00685516">
        <w:rPr>
          <w:bCs/>
          <w:sz w:val="20"/>
          <w:lang w:bidi="en-US"/>
        </w:rPr>
        <w:t xml:space="preserve"> </w:t>
      </w:r>
      <w:r w:rsidR="0092762D">
        <w:rPr>
          <w:bCs/>
          <w:sz w:val="20"/>
          <w:lang w:bidi="en-US"/>
        </w:rPr>
        <w:t>To resolve</w:t>
      </w:r>
      <w:r w:rsidR="00685516" w:rsidRPr="00685516">
        <w:rPr>
          <w:bCs/>
          <w:sz w:val="20"/>
          <w:lang w:bidi="en-US"/>
        </w:rPr>
        <w:t xml:space="preserve"> the issues of network depth as well as width</w:t>
      </w:r>
      <w:r w:rsidR="0092762D">
        <w:rPr>
          <w:bCs/>
          <w:sz w:val="20"/>
          <w:lang w:bidi="en-US"/>
        </w:rPr>
        <w:t>,</w:t>
      </w:r>
      <w:r w:rsidR="00685516" w:rsidRPr="00685516">
        <w:rPr>
          <w:bCs/>
          <w:sz w:val="20"/>
          <w:lang w:bidi="en-US"/>
        </w:rPr>
        <w:t xml:space="preserve"> Qin </w:t>
      </w:r>
      <w:r w:rsidR="004466CE">
        <w:rPr>
          <w:bCs/>
          <w:sz w:val="20"/>
          <w:lang w:bidi="en-US"/>
        </w:rPr>
        <w:t>et al.</w:t>
      </w:r>
      <w:r w:rsidR="00685516" w:rsidRPr="00685516">
        <w:rPr>
          <w:bCs/>
          <w:sz w:val="20"/>
          <w:lang w:bidi="en-US"/>
        </w:rPr>
        <w:t xml:space="preserve"> proposed </w:t>
      </w:r>
      <w:r w:rsidR="004466CE">
        <w:rPr>
          <w:bCs/>
          <w:sz w:val="20"/>
          <w:lang w:bidi="en-US"/>
        </w:rPr>
        <w:t>an</w:t>
      </w:r>
      <w:r w:rsidR="005E5AAB">
        <w:rPr>
          <w:bCs/>
          <w:sz w:val="20"/>
          <w:lang w:bidi="en-US"/>
        </w:rPr>
        <w:t xml:space="preserve"> ARRFN (</w:t>
      </w:r>
      <w:r w:rsidR="00685516" w:rsidRPr="00685516">
        <w:rPr>
          <w:bCs/>
          <w:sz w:val="20"/>
          <w:lang w:bidi="en-US"/>
        </w:rPr>
        <w:t>Attentive Residual Refinement Network</w:t>
      </w:r>
      <w:r w:rsidR="005E5AAB">
        <w:rPr>
          <w:bCs/>
          <w:sz w:val="20"/>
          <w:lang w:bidi="en-US"/>
        </w:rPr>
        <w:t xml:space="preserve">) </w:t>
      </w:r>
      <w:r w:rsidR="00DD1908" w:rsidRPr="00685516">
        <w:rPr>
          <w:bCs/>
          <w:sz w:val="20"/>
          <w:lang w:bidi="en-US"/>
        </w:rPr>
        <w:fldChar w:fldCharType="begin"/>
      </w:r>
      <w:r w:rsidR="00461334">
        <w:rPr>
          <w:bCs/>
          <w:sz w:val="20"/>
          <w:lang w:bidi="en-US"/>
        </w:rPr>
        <w:instrText xml:space="preserve"> ADDIN EN.CITE &lt;EndNote&gt;&lt;Cite&gt;&lt;Author&gt;Qin&lt;/Author&gt;&lt;Year&gt;2022&lt;/Year&gt;&lt;RecNum&gt;51&lt;/RecNum&gt;&lt;DisplayText&gt;[48]&lt;/DisplayText&gt;&lt;record&gt;&lt;rec-number&gt;51&lt;/rec-number&gt;&lt;foreign-keys&gt;&lt;key app="EN" db-id="srxvfdd95r2023e09rp5vpah5wxe09vdzrzd" timestamp="1658752012"&gt;51&lt;/key&gt;&lt;/foreign-keys&gt;&lt;ref-type name="Journal Article"&gt;17&lt;/ref-type&gt;&lt;contributors&gt;&lt;authors&gt;&lt;author&gt;Qin, Jinghui&lt;/author&gt;&lt;author&gt;Zhang, Rumin&lt;/author&gt;&lt;/authors&gt;&lt;/contributors&gt;&lt;titles&gt;&lt;title&gt;Lightweight Single Image Super-Resolution with Attentive Residual Refinement Network&lt;/title&gt;&lt;secondary-title&gt;Neurocomputing&lt;/secondary-title&gt;&lt;/titles&gt;&lt;periodical&gt;&lt;full-title&gt;Neurocomputing&lt;/full-title&gt;&lt;/periodical&gt;&lt;dates&gt;&lt;year&gt;2022&lt;/year&gt;&lt;/dates&gt;&lt;isbn&gt;0925-2312&lt;/isbn&gt;&lt;urls&gt;&lt;/urls&gt;&lt;/record&gt;&lt;/Cite&gt;&lt;/EndNote&gt;</w:instrText>
      </w:r>
      <w:r w:rsidR="00DD1908" w:rsidRPr="00685516">
        <w:rPr>
          <w:bCs/>
          <w:sz w:val="20"/>
          <w:lang w:bidi="en-US"/>
        </w:rPr>
        <w:fldChar w:fldCharType="separate"/>
      </w:r>
      <w:r w:rsidR="00461334">
        <w:rPr>
          <w:bCs/>
          <w:noProof/>
          <w:sz w:val="20"/>
          <w:lang w:bidi="en-US"/>
        </w:rPr>
        <w:t>[48]</w:t>
      </w:r>
      <w:r w:rsidR="00DD1908" w:rsidRPr="00685516">
        <w:rPr>
          <w:bCs/>
          <w:sz w:val="20"/>
          <w:lang w:bidi="en-US"/>
        </w:rPr>
        <w:fldChar w:fldCharType="end"/>
      </w:r>
      <w:r w:rsidR="005E5AAB">
        <w:rPr>
          <w:bCs/>
          <w:sz w:val="20"/>
          <w:lang w:bidi="en-US"/>
        </w:rPr>
        <w:t xml:space="preserve"> </w:t>
      </w:r>
      <w:r w:rsidR="00F15FFA">
        <w:rPr>
          <w:bCs/>
          <w:sz w:val="20"/>
          <w:lang w:bidi="en-US"/>
        </w:rPr>
        <w:t>method</w:t>
      </w:r>
      <w:r w:rsidR="00685516" w:rsidRPr="00685516">
        <w:rPr>
          <w:bCs/>
          <w:sz w:val="20"/>
          <w:lang w:bidi="en-US"/>
        </w:rPr>
        <w:t xml:space="preserve">. </w:t>
      </w:r>
      <w:r w:rsidR="00B00700" w:rsidRPr="00685516">
        <w:rPr>
          <w:bCs/>
          <w:sz w:val="20"/>
          <w:lang w:bidi="en-US"/>
        </w:rPr>
        <w:t>Generally,</w:t>
      </w:r>
      <w:r w:rsidR="00685516" w:rsidRPr="00685516">
        <w:rPr>
          <w:bCs/>
          <w:sz w:val="20"/>
          <w:lang w:bidi="en-US"/>
        </w:rPr>
        <w:t xml:space="preserve"> </w:t>
      </w:r>
      <w:r w:rsidR="0092762D">
        <w:rPr>
          <w:bCs/>
          <w:sz w:val="20"/>
          <w:lang w:bidi="en-US"/>
        </w:rPr>
        <w:t xml:space="preserve">the </w:t>
      </w:r>
      <w:r w:rsidR="00685516" w:rsidRPr="00685516">
        <w:rPr>
          <w:bCs/>
          <w:sz w:val="20"/>
          <w:lang w:bidi="en-US"/>
        </w:rPr>
        <w:t>architecture of ARRFN</w:t>
      </w:r>
      <w:r w:rsidR="00B00700">
        <w:rPr>
          <w:bCs/>
          <w:sz w:val="20"/>
          <w:lang w:bidi="en-US"/>
        </w:rPr>
        <w:t xml:space="preserve"> consists of </w:t>
      </w:r>
      <w:r w:rsidR="00685516" w:rsidRPr="00685516">
        <w:rPr>
          <w:bCs/>
          <w:sz w:val="20"/>
          <w:lang w:bidi="en-US"/>
        </w:rPr>
        <w:t xml:space="preserve">feature extraction, </w:t>
      </w:r>
      <w:r w:rsidR="00E3779E">
        <w:rPr>
          <w:bCs/>
          <w:sz w:val="20"/>
          <w:lang w:bidi="en-US"/>
        </w:rPr>
        <w:t>multi-scale</w:t>
      </w:r>
      <w:r w:rsidR="00E3779E">
        <w:rPr>
          <w:bCs/>
          <w:sz w:val="20"/>
          <w:cs/>
          <w:lang w:bidi="en-US"/>
        </w:rPr>
        <w:t xml:space="preserve"> </w:t>
      </w:r>
      <w:r w:rsidR="00685516" w:rsidRPr="00685516">
        <w:rPr>
          <w:bCs/>
          <w:sz w:val="20"/>
          <w:lang w:bidi="en-US"/>
        </w:rPr>
        <w:t>separable upsampling blocks</w:t>
      </w:r>
      <w:r w:rsidR="005E5AAB">
        <w:rPr>
          <w:bCs/>
          <w:sz w:val="20"/>
          <w:lang w:bidi="en-US"/>
        </w:rPr>
        <w:t xml:space="preserve"> and </w:t>
      </w:r>
      <w:r w:rsidR="005E5AAB" w:rsidRPr="00685516">
        <w:rPr>
          <w:bCs/>
          <w:sz w:val="20"/>
          <w:lang w:bidi="en-US"/>
        </w:rPr>
        <w:t>attentive residual refinement</w:t>
      </w:r>
      <w:r w:rsidR="00685516" w:rsidRPr="00685516">
        <w:rPr>
          <w:bCs/>
          <w:sz w:val="20"/>
          <w:lang w:bidi="en-US"/>
        </w:rPr>
        <w:t>.</w:t>
      </w:r>
      <w:r w:rsidR="002C7AE2">
        <w:rPr>
          <w:bCs/>
          <w:sz w:val="20"/>
          <w:lang w:bidi="en-US"/>
        </w:rPr>
        <w:t xml:space="preserve"> </w:t>
      </w:r>
      <w:r w:rsidR="005C00A8">
        <w:rPr>
          <w:bCs/>
          <w:sz w:val="20"/>
          <w:lang w:bidi="en-US"/>
        </w:rPr>
        <w:t xml:space="preserve">Li </w:t>
      </w:r>
      <w:r w:rsidR="004466CE">
        <w:rPr>
          <w:bCs/>
          <w:sz w:val="20"/>
          <w:lang w:bidi="en-US"/>
        </w:rPr>
        <w:t>et al.</w:t>
      </w:r>
      <w:r w:rsidR="005C00A8">
        <w:rPr>
          <w:bCs/>
          <w:sz w:val="20"/>
          <w:lang w:bidi="en-US"/>
        </w:rPr>
        <w:t xml:space="preserve"> proposed </w:t>
      </w:r>
      <w:r w:rsidR="0092762D">
        <w:rPr>
          <w:bCs/>
          <w:sz w:val="20"/>
          <w:lang w:bidi="en-US"/>
        </w:rPr>
        <w:t xml:space="preserve">an </w:t>
      </w:r>
      <w:r w:rsidR="005C00A8">
        <w:rPr>
          <w:bCs/>
          <w:sz w:val="20"/>
          <w:lang w:bidi="en-US"/>
        </w:rPr>
        <w:t xml:space="preserve">adjustable SR network (ASRN) </w:t>
      </w:r>
      <w:r w:rsidR="002C7AE2">
        <w:rPr>
          <w:bCs/>
          <w:sz w:val="20"/>
          <w:lang w:bidi="en-US"/>
        </w:rPr>
        <w:fldChar w:fldCharType="begin"/>
      </w:r>
      <w:r w:rsidR="00461334">
        <w:rPr>
          <w:bCs/>
          <w:sz w:val="20"/>
          <w:lang w:bidi="en-US"/>
        </w:rPr>
        <w:instrText xml:space="preserve"> ADDIN EN.CITE &lt;EndNote&gt;&lt;Cite&gt;&lt;Author&gt;Li&lt;/Author&gt;&lt;Year&gt;2022&lt;/Year&gt;&lt;RecNum&gt;52&lt;/RecNum&gt;&lt;DisplayText&gt;[49]&lt;/DisplayText&gt;&lt;record&gt;&lt;rec-number&gt;52&lt;/rec-number&gt;&lt;foreign-keys&gt;&lt;key app="EN" db-id="srxvfdd95r2023e09rp5vpah5wxe09vdzrzd" timestamp="1658754821"&gt;52&lt;/key&gt;&lt;/foreign-keys&gt;&lt;ref-type name="Journal Article"&gt;17&lt;/ref-type&gt;&lt;contributors&gt;&lt;authors&gt;&lt;author&gt;Li, Juncheng&lt;/author&gt;&lt;author&gt;Fang, Faming&lt;/author&gt;&lt;author&gt;Zeng, Tieyong&lt;/author&gt;&lt;author&gt;Zhang, Guixu&lt;/author&gt;&lt;author&gt;Wang, Xizhao&lt;/author&gt;&lt;/authors&gt;&lt;/contributors&gt;&lt;titles&gt;&lt;title&gt;Adjustable Super-Resolution Network via Deep Supervised Learning and Progressive Self-Distillation&lt;/title&gt;&lt;secondary-title&gt;Neurocomputing&lt;/secondary-title&gt;&lt;/titles&gt;&lt;periodical&gt;&lt;full-title&gt;Neurocomputing&lt;/full-title&gt;&lt;/periodical&gt;&lt;dates&gt;&lt;year&gt;2022&lt;/year&gt;&lt;/dates&gt;&lt;isbn&gt;0925-2312&lt;/isbn&gt;&lt;urls&gt;&lt;/urls&gt;&lt;/record&gt;&lt;/Cite&gt;&lt;/EndNote&gt;</w:instrText>
      </w:r>
      <w:r w:rsidR="002C7AE2">
        <w:rPr>
          <w:bCs/>
          <w:sz w:val="20"/>
          <w:lang w:bidi="en-US"/>
        </w:rPr>
        <w:fldChar w:fldCharType="separate"/>
      </w:r>
      <w:r w:rsidR="00461334">
        <w:rPr>
          <w:bCs/>
          <w:noProof/>
          <w:sz w:val="20"/>
          <w:lang w:bidi="en-US"/>
        </w:rPr>
        <w:t>[49]</w:t>
      </w:r>
      <w:r w:rsidR="002C7AE2">
        <w:rPr>
          <w:bCs/>
          <w:sz w:val="20"/>
          <w:lang w:bidi="en-US"/>
        </w:rPr>
        <w:fldChar w:fldCharType="end"/>
      </w:r>
      <w:r w:rsidR="005C00A8">
        <w:rPr>
          <w:bCs/>
          <w:sz w:val="20"/>
          <w:lang w:bidi="en-US"/>
        </w:rPr>
        <w:t xml:space="preserve">, which easily </w:t>
      </w:r>
      <w:r w:rsidR="0092762D">
        <w:rPr>
          <w:bCs/>
          <w:sz w:val="20"/>
          <w:lang w:bidi="en-US"/>
        </w:rPr>
        <w:t>adjusts</w:t>
      </w:r>
      <w:r w:rsidR="005C00A8" w:rsidRPr="00377D1A">
        <w:rPr>
          <w:bCs/>
          <w:sz w:val="20"/>
          <w:lang w:bidi="en-US"/>
        </w:rPr>
        <w:t xml:space="preserve"> the network depth of </w:t>
      </w:r>
      <w:r w:rsidR="0092762D">
        <w:rPr>
          <w:bCs/>
          <w:sz w:val="20"/>
          <w:lang w:bidi="en-US"/>
        </w:rPr>
        <w:t xml:space="preserve">the </w:t>
      </w:r>
      <w:r w:rsidR="005C00A8" w:rsidRPr="00377D1A">
        <w:rPr>
          <w:bCs/>
          <w:sz w:val="20"/>
          <w:lang w:bidi="en-US"/>
        </w:rPr>
        <w:t>proposed ASRN model.</w:t>
      </w:r>
      <w:r w:rsidR="00F96480">
        <w:rPr>
          <w:bCs/>
          <w:sz w:val="20"/>
          <w:lang w:bidi="en-US"/>
        </w:rPr>
        <w:t xml:space="preserve"> </w:t>
      </w:r>
    </w:p>
    <w:p w14:paraId="1CA79376" w14:textId="52ECD1D9" w:rsidR="001756A9" w:rsidRPr="009752DF" w:rsidRDefault="00BA4DAD" w:rsidP="00BA4DAD">
      <w:pPr>
        <w:pStyle w:val="MDPI21heading1"/>
        <w:numPr>
          <w:ilvl w:val="0"/>
          <w:numId w:val="4"/>
        </w:numPr>
        <w:rPr>
          <w:rFonts w:ascii="Times New Roman" w:hAnsi="Times New Roman"/>
          <w:color w:val="auto"/>
        </w:rPr>
      </w:pPr>
      <w:r w:rsidRPr="009752DF">
        <w:rPr>
          <w:rFonts w:ascii="Times New Roman" w:hAnsi="Times New Roman"/>
          <w:color w:val="auto"/>
        </w:rPr>
        <w:t>P</w:t>
      </w:r>
      <w:r w:rsidR="00E0789D" w:rsidRPr="009752DF">
        <w:rPr>
          <w:rFonts w:ascii="Times New Roman" w:hAnsi="Times New Roman"/>
          <w:color w:val="auto"/>
        </w:rPr>
        <w:t xml:space="preserve">roposed </w:t>
      </w:r>
      <w:r w:rsidR="001870DC" w:rsidRPr="009752DF">
        <w:rPr>
          <w:rFonts w:ascii="Times New Roman" w:hAnsi="Times New Roman"/>
          <w:color w:val="auto"/>
        </w:rPr>
        <w:t>m</w:t>
      </w:r>
      <w:r w:rsidR="00E0789D" w:rsidRPr="009752DF">
        <w:rPr>
          <w:rFonts w:ascii="Times New Roman" w:hAnsi="Times New Roman"/>
          <w:color w:val="auto"/>
        </w:rPr>
        <w:t>etho</w:t>
      </w:r>
      <w:r w:rsidR="001870DC" w:rsidRPr="009752DF">
        <w:rPr>
          <w:rFonts w:ascii="Times New Roman" w:hAnsi="Times New Roman"/>
          <w:color w:val="auto"/>
        </w:rPr>
        <w:t>d</w:t>
      </w:r>
    </w:p>
    <w:p w14:paraId="06BF0F69" w14:textId="2656778B" w:rsidR="00D9652B" w:rsidRPr="009752DF" w:rsidRDefault="00D9652B" w:rsidP="00775F5C">
      <w:pPr>
        <w:ind w:firstLine="360"/>
        <w:rPr>
          <w:sz w:val="20"/>
          <w:lang w:bidi="en-US"/>
        </w:rPr>
      </w:pPr>
      <w:bookmarkStart w:id="13" w:name="_Hlk47004170"/>
      <w:bookmarkStart w:id="14" w:name="OLE_LINK1"/>
      <w:bookmarkStart w:id="15" w:name="OLE_LINK2"/>
      <w:r w:rsidRPr="00A533AE">
        <w:rPr>
          <w:color w:val="auto"/>
          <w:sz w:val="20"/>
          <w:lang w:bidi="en-US"/>
        </w:rPr>
        <w:t>In this section, we discuss a detailed explanation of our proposed network architecture for SISR</w:t>
      </w:r>
      <w:r w:rsidR="00EA616B" w:rsidRPr="00A533AE">
        <w:rPr>
          <w:color w:val="auto"/>
          <w:sz w:val="20"/>
          <w:lang w:bidi="en-US"/>
        </w:rPr>
        <w:t xml:space="preserve"> known as Squeeze-and-</w:t>
      </w:r>
      <w:proofErr w:type="spellStart"/>
      <w:r w:rsidR="00EA616B" w:rsidRPr="00A533AE">
        <w:rPr>
          <w:color w:val="auto"/>
          <w:sz w:val="20"/>
          <w:lang w:bidi="en-US"/>
        </w:rPr>
        <w:t>ExcitationNext</w:t>
      </w:r>
      <w:proofErr w:type="spellEnd"/>
      <w:r w:rsidR="00EA616B" w:rsidRPr="00A533AE">
        <w:rPr>
          <w:color w:val="auto"/>
          <w:sz w:val="20"/>
          <w:lang w:bidi="en-US"/>
        </w:rPr>
        <w:t xml:space="preserve"> for Single Image Super-Resolution (SENext)</w:t>
      </w:r>
      <w:r w:rsidR="0092762D">
        <w:rPr>
          <w:color w:val="auto"/>
          <w:sz w:val="20"/>
          <w:lang w:bidi="en-US"/>
        </w:rPr>
        <w:t>,</w:t>
      </w:r>
      <w:r w:rsidR="00EA616B" w:rsidRPr="00A533AE">
        <w:rPr>
          <w:color w:val="auto"/>
          <w:sz w:val="20"/>
          <w:lang w:bidi="en-US"/>
        </w:rPr>
        <w:t xml:space="preserve"> as shown in</w:t>
      </w:r>
      <w:r w:rsidR="00602FA8" w:rsidRPr="00A533AE">
        <w:rPr>
          <w:color w:val="auto"/>
          <w:sz w:val="20"/>
          <w:lang w:bidi="en-US"/>
        </w:rPr>
        <w:t xml:space="preserve"> Fig. 2</w:t>
      </w:r>
      <w:r w:rsidR="00EA616B" w:rsidRPr="00A533AE">
        <w:rPr>
          <w:color w:val="auto"/>
          <w:sz w:val="20"/>
          <w:lang w:bidi="en-US"/>
        </w:rPr>
        <w:t>.</w:t>
      </w:r>
      <w:r w:rsidR="00602FA8" w:rsidRPr="00A533AE">
        <w:rPr>
          <w:color w:val="auto"/>
          <w:sz w:val="20"/>
          <w:lang w:bidi="en-US"/>
        </w:rPr>
        <w:t xml:space="preserve">  </w:t>
      </w:r>
      <w:r w:rsidR="00EA616B" w:rsidRPr="00A533AE">
        <w:rPr>
          <w:color w:val="auto"/>
          <w:sz w:val="20"/>
          <w:lang w:bidi="en-US"/>
        </w:rPr>
        <w:t xml:space="preserve">The proposed framework </w:t>
      </w:r>
      <w:r w:rsidRPr="00A533AE">
        <w:rPr>
          <w:color w:val="auto"/>
          <w:sz w:val="20"/>
          <w:lang w:bidi="en-US"/>
        </w:rPr>
        <w:t xml:space="preserve">mainly consists of </w:t>
      </w:r>
      <w:r w:rsidR="00EA616B" w:rsidRPr="00A533AE">
        <w:rPr>
          <w:color w:val="auto"/>
          <w:sz w:val="20"/>
          <w:lang w:bidi="en-US"/>
        </w:rPr>
        <w:t>t</w:t>
      </w:r>
      <w:r w:rsidR="00AD7196" w:rsidRPr="00A533AE">
        <w:rPr>
          <w:color w:val="auto"/>
          <w:sz w:val="20"/>
          <w:lang w:bidi="en-US"/>
        </w:rPr>
        <w:t>wo</w:t>
      </w:r>
      <w:r w:rsidR="00EA616B" w:rsidRPr="00A533AE">
        <w:rPr>
          <w:color w:val="auto"/>
          <w:sz w:val="20"/>
          <w:lang w:bidi="en-US"/>
        </w:rPr>
        <w:t xml:space="preserve"> routes/paths with </w:t>
      </w:r>
      <w:r w:rsidR="00775F5C" w:rsidRPr="00A533AE">
        <w:rPr>
          <w:color w:val="auto"/>
          <w:sz w:val="20"/>
          <w:lang w:bidi="en-US"/>
        </w:rPr>
        <w:t>f</w:t>
      </w:r>
      <w:r w:rsidR="008E3B6B" w:rsidRPr="00A533AE">
        <w:rPr>
          <w:color w:val="auto"/>
          <w:sz w:val="20"/>
          <w:lang w:bidi="en-US"/>
        </w:rPr>
        <w:t xml:space="preserve">our </w:t>
      </w:r>
      <w:r w:rsidR="00EA616B" w:rsidRPr="00A533AE">
        <w:rPr>
          <w:color w:val="auto"/>
          <w:sz w:val="20"/>
          <w:lang w:bidi="en-US"/>
        </w:rPr>
        <w:t>different types of blocks such as s</w:t>
      </w:r>
      <w:r w:rsidR="00775F5C" w:rsidRPr="00A533AE">
        <w:rPr>
          <w:color w:val="auto"/>
          <w:sz w:val="20"/>
          <w:lang w:bidi="en-US"/>
        </w:rPr>
        <w:t>hallow feature</w:t>
      </w:r>
      <w:r w:rsidR="00AD7196" w:rsidRPr="00A533AE">
        <w:rPr>
          <w:color w:val="auto"/>
          <w:sz w:val="20"/>
          <w:lang w:bidi="en-US"/>
        </w:rPr>
        <w:t xml:space="preserve"> extraction</w:t>
      </w:r>
      <w:r w:rsidR="00775F5C" w:rsidRPr="00A533AE">
        <w:rPr>
          <w:color w:val="auto"/>
          <w:sz w:val="20"/>
          <w:lang w:bidi="en-US"/>
        </w:rPr>
        <w:t xml:space="preserve"> block (SF</w:t>
      </w:r>
      <w:r w:rsidR="00AD7196" w:rsidRPr="00A533AE">
        <w:rPr>
          <w:color w:val="auto"/>
          <w:sz w:val="20"/>
          <w:lang w:bidi="en-US"/>
        </w:rPr>
        <w:t>E</w:t>
      </w:r>
      <w:r w:rsidR="00775F5C" w:rsidRPr="00A533AE">
        <w:rPr>
          <w:color w:val="auto"/>
          <w:sz w:val="20"/>
          <w:lang w:bidi="en-US"/>
        </w:rPr>
        <w:t>B), squeeze-and-excitation block</w:t>
      </w:r>
      <w:r w:rsidR="0062187E" w:rsidRPr="00A533AE">
        <w:rPr>
          <w:color w:val="auto"/>
          <w:sz w:val="20"/>
          <w:lang w:bidi="en-US"/>
        </w:rPr>
        <w:t xml:space="preserve"> </w:t>
      </w:r>
      <w:r w:rsidR="00775F5C" w:rsidRPr="00A533AE">
        <w:rPr>
          <w:color w:val="auto"/>
          <w:sz w:val="20"/>
          <w:lang w:bidi="en-US"/>
        </w:rPr>
        <w:t>(SEB),</w:t>
      </w:r>
      <w:r w:rsidR="00AD7196" w:rsidRPr="00A533AE">
        <w:rPr>
          <w:color w:val="auto"/>
          <w:sz w:val="20"/>
          <w:lang w:bidi="en-US"/>
        </w:rPr>
        <w:t xml:space="preserve"> </w:t>
      </w:r>
      <w:r w:rsidR="00EA616B" w:rsidRPr="00A533AE">
        <w:rPr>
          <w:color w:val="auto"/>
          <w:sz w:val="20"/>
          <w:lang w:bidi="en-US"/>
        </w:rPr>
        <w:t>s</w:t>
      </w:r>
      <w:r w:rsidR="00775F5C" w:rsidRPr="00A533AE">
        <w:rPr>
          <w:color w:val="auto"/>
          <w:sz w:val="20"/>
          <w:lang w:bidi="en-US"/>
        </w:rPr>
        <w:t xml:space="preserve">plit-concatenate block (SCB), and finally </w:t>
      </w:r>
      <w:r w:rsidR="00EA616B" w:rsidRPr="00A533AE">
        <w:rPr>
          <w:color w:val="auto"/>
          <w:sz w:val="20"/>
          <w:lang w:bidi="en-US"/>
        </w:rPr>
        <w:t>c</w:t>
      </w:r>
      <w:r w:rsidR="00775F5C" w:rsidRPr="00A533AE">
        <w:rPr>
          <w:color w:val="auto"/>
          <w:sz w:val="20"/>
          <w:lang w:bidi="en-US"/>
        </w:rPr>
        <w:t xml:space="preserve">apsule unit </w:t>
      </w:r>
      <w:r w:rsidR="00EA616B" w:rsidRPr="00A533AE">
        <w:rPr>
          <w:color w:val="auto"/>
          <w:sz w:val="20"/>
          <w:lang w:bidi="en-US"/>
        </w:rPr>
        <w:t xml:space="preserve">block </w:t>
      </w:r>
      <w:r w:rsidR="00775F5C" w:rsidRPr="00A533AE">
        <w:rPr>
          <w:color w:val="auto"/>
          <w:sz w:val="20"/>
          <w:lang w:bidi="en-US"/>
        </w:rPr>
        <w:t>(C</w:t>
      </w:r>
      <w:r w:rsidR="00D3469C" w:rsidRPr="00A533AE">
        <w:rPr>
          <w:color w:val="auto"/>
          <w:sz w:val="20"/>
          <w:lang w:bidi="en-US"/>
        </w:rPr>
        <w:t>U</w:t>
      </w:r>
      <w:r w:rsidR="00775F5C" w:rsidRPr="00A533AE">
        <w:rPr>
          <w:color w:val="auto"/>
          <w:sz w:val="20"/>
          <w:lang w:bidi="en-US"/>
        </w:rPr>
        <w:t>B)</w:t>
      </w:r>
      <w:r w:rsidR="00753DE9" w:rsidRPr="00A533AE">
        <w:rPr>
          <w:color w:val="auto"/>
          <w:sz w:val="20"/>
          <w:lang w:bidi="en-US"/>
        </w:rPr>
        <w:t xml:space="preserve"> with the support of </w:t>
      </w:r>
      <w:r w:rsidR="00873D8C">
        <w:rPr>
          <w:color w:val="auto"/>
          <w:sz w:val="20"/>
          <w:lang w:bidi="en-US"/>
        </w:rPr>
        <w:t>special</w:t>
      </w:r>
      <w:r w:rsidR="00753DE9" w:rsidRPr="00A533AE">
        <w:rPr>
          <w:color w:val="auto"/>
          <w:sz w:val="20"/>
          <w:lang w:bidi="en-US"/>
        </w:rPr>
        <w:t xml:space="preserve"> upper branch</w:t>
      </w:r>
      <w:r w:rsidR="00EA63CB">
        <w:rPr>
          <w:color w:val="auto"/>
          <w:sz w:val="20"/>
          <w:lang w:bidi="en-US"/>
        </w:rPr>
        <w:t xml:space="preserve"> block (UBB)</w:t>
      </w:r>
      <w:r w:rsidR="00775F5C" w:rsidRPr="00A533AE">
        <w:rPr>
          <w:color w:val="auto"/>
          <w:sz w:val="20"/>
          <w:lang w:bidi="en-US"/>
        </w:rPr>
        <w:t>.</w:t>
      </w:r>
      <w:r w:rsidRPr="00A533AE">
        <w:rPr>
          <w:color w:val="auto"/>
          <w:sz w:val="20"/>
          <w:lang w:bidi="en-US"/>
        </w:rPr>
        <w:t xml:space="preserve"> The information transfer pathway passes low, mid</w:t>
      </w:r>
      <w:r w:rsidR="00EA616B" w:rsidRPr="00A533AE">
        <w:rPr>
          <w:color w:val="auto"/>
          <w:sz w:val="20"/>
          <w:lang w:bidi="en-US"/>
        </w:rPr>
        <w:t>,</w:t>
      </w:r>
      <w:r w:rsidRPr="00A533AE">
        <w:rPr>
          <w:color w:val="auto"/>
          <w:sz w:val="20"/>
          <w:lang w:bidi="en-US"/>
        </w:rPr>
        <w:t xml:space="preserve"> and high</w:t>
      </w:r>
      <w:r w:rsidR="00EA616B" w:rsidRPr="00A533AE">
        <w:rPr>
          <w:color w:val="auto"/>
          <w:sz w:val="20"/>
          <w:lang w:bidi="en-US"/>
        </w:rPr>
        <w:t>-</w:t>
      </w:r>
      <w:r w:rsidRPr="00A533AE">
        <w:rPr>
          <w:color w:val="auto"/>
          <w:sz w:val="20"/>
          <w:lang w:bidi="en-US"/>
        </w:rPr>
        <w:t>frequency information from</w:t>
      </w:r>
      <w:r w:rsidR="00EA616B" w:rsidRPr="00A533AE">
        <w:rPr>
          <w:color w:val="auto"/>
          <w:sz w:val="20"/>
          <w:lang w:bidi="en-US"/>
        </w:rPr>
        <w:t xml:space="preserve"> the original</w:t>
      </w:r>
      <w:r w:rsidRPr="00A533AE">
        <w:rPr>
          <w:color w:val="auto"/>
          <w:sz w:val="20"/>
          <w:lang w:bidi="en-US"/>
        </w:rPr>
        <w:t xml:space="preserve"> low</w:t>
      </w:r>
      <w:r w:rsidR="00EA616B" w:rsidRPr="00A533AE">
        <w:rPr>
          <w:color w:val="auto"/>
          <w:sz w:val="20"/>
          <w:lang w:bidi="en-US"/>
        </w:rPr>
        <w:t>-</w:t>
      </w:r>
      <w:r w:rsidRPr="00A533AE">
        <w:rPr>
          <w:color w:val="auto"/>
          <w:sz w:val="20"/>
          <w:lang w:bidi="en-US"/>
        </w:rPr>
        <w:t>resolution images. In this strategy</w:t>
      </w:r>
      <w:r w:rsidR="0092762D">
        <w:rPr>
          <w:color w:val="auto"/>
          <w:sz w:val="20"/>
          <w:lang w:bidi="en-US"/>
        </w:rPr>
        <w:t>,</w:t>
      </w:r>
      <w:r w:rsidRPr="00A533AE">
        <w:rPr>
          <w:color w:val="auto"/>
          <w:sz w:val="20"/>
          <w:lang w:bidi="en-US"/>
        </w:rPr>
        <w:t xml:space="preserve"> </w:t>
      </w:r>
      <w:r w:rsidR="0092762D">
        <w:rPr>
          <w:color w:val="auto"/>
          <w:sz w:val="20"/>
          <w:lang w:bidi="en-US"/>
        </w:rPr>
        <w:t xml:space="preserve">we </w:t>
      </w:r>
      <w:r w:rsidRPr="00A533AE">
        <w:rPr>
          <w:color w:val="auto"/>
          <w:sz w:val="20"/>
          <w:lang w:bidi="en-US"/>
        </w:rPr>
        <w:t>do not change the size of the input image</w:t>
      </w:r>
      <w:r w:rsidR="0092762D">
        <w:rPr>
          <w:color w:val="auto"/>
          <w:sz w:val="20"/>
          <w:lang w:bidi="en-US"/>
        </w:rPr>
        <w:t>. We</w:t>
      </w:r>
      <w:r w:rsidRPr="00A533AE">
        <w:rPr>
          <w:color w:val="auto"/>
          <w:sz w:val="20"/>
          <w:lang w:bidi="en-US"/>
        </w:rPr>
        <w:t xml:space="preserve"> ext</w:t>
      </w:r>
      <w:r w:rsidR="00EA616B" w:rsidRPr="00A533AE">
        <w:rPr>
          <w:color w:val="auto"/>
          <w:sz w:val="20"/>
          <w:lang w:bidi="en-US"/>
        </w:rPr>
        <w:t>ract</w:t>
      </w:r>
      <w:r w:rsidRPr="00A533AE">
        <w:rPr>
          <w:color w:val="auto"/>
          <w:sz w:val="20"/>
          <w:lang w:bidi="en-US"/>
        </w:rPr>
        <w:t xml:space="preserve"> the features information </w:t>
      </w:r>
      <w:r w:rsidRPr="00FB3E93">
        <w:rPr>
          <w:sz w:val="20"/>
          <w:lang w:bidi="en-US"/>
        </w:rPr>
        <w:t xml:space="preserve">from the original LR input image and finally add them </w:t>
      </w:r>
      <w:r w:rsidR="00753DE9" w:rsidRPr="00FB3E93">
        <w:rPr>
          <w:sz w:val="20"/>
          <w:lang w:bidi="en-US"/>
        </w:rPr>
        <w:t xml:space="preserve">and pass through the </w:t>
      </w:r>
      <w:r w:rsidR="00EA616B" w:rsidRPr="00FB3E93">
        <w:rPr>
          <w:sz w:val="20"/>
          <w:lang w:bidi="en-US"/>
        </w:rPr>
        <w:t xml:space="preserve">SCB followed by </w:t>
      </w:r>
      <w:r w:rsidR="003717D3">
        <w:rPr>
          <w:sz w:val="20"/>
          <w:lang w:bidi="en-US"/>
        </w:rPr>
        <w:t xml:space="preserve">the </w:t>
      </w:r>
      <w:r w:rsidR="00EA616B" w:rsidRPr="00FB3E93">
        <w:rPr>
          <w:sz w:val="20"/>
          <w:lang w:bidi="en-US"/>
        </w:rPr>
        <w:t>C</w:t>
      </w:r>
      <w:r w:rsidR="00022805">
        <w:rPr>
          <w:sz w:val="20"/>
          <w:lang w:bidi="en-US"/>
        </w:rPr>
        <w:t>U</w:t>
      </w:r>
      <w:r w:rsidR="00EA616B" w:rsidRPr="00FB3E93">
        <w:rPr>
          <w:sz w:val="20"/>
          <w:lang w:bidi="en-US"/>
        </w:rPr>
        <w:t>B</w:t>
      </w:r>
      <w:r w:rsidR="00F7164D" w:rsidRPr="00FB3E93">
        <w:rPr>
          <w:sz w:val="20"/>
          <w:lang w:bidi="en-US"/>
        </w:rPr>
        <w:t xml:space="preserve"> block</w:t>
      </w:r>
      <w:r w:rsidR="00EA616B" w:rsidRPr="009752DF">
        <w:rPr>
          <w:sz w:val="20"/>
          <w:lang w:bidi="en-US"/>
        </w:rPr>
        <w:t>.</w:t>
      </w:r>
      <w:r w:rsidR="00753DE9">
        <w:rPr>
          <w:sz w:val="20"/>
          <w:lang w:bidi="en-US"/>
        </w:rPr>
        <w:t xml:space="preserve"> </w:t>
      </w:r>
      <w:r w:rsidR="007F0F04">
        <w:rPr>
          <w:sz w:val="20"/>
          <w:lang w:bidi="en-US"/>
        </w:rPr>
        <w:t>To reconstruct</w:t>
      </w:r>
      <w:r w:rsidR="00753DE9">
        <w:rPr>
          <w:sz w:val="20"/>
          <w:lang w:bidi="en-US"/>
        </w:rPr>
        <w:t xml:space="preserve"> the visually pleasing SHR output, we supply all </w:t>
      </w:r>
      <w:r w:rsidR="003717D3">
        <w:rPr>
          <w:sz w:val="20"/>
          <w:lang w:bidi="en-US"/>
        </w:rPr>
        <w:t>feature</w:t>
      </w:r>
      <w:r w:rsidR="00753DE9">
        <w:rPr>
          <w:sz w:val="20"/>
          <w:lang w:bidi="en-US"/>
        </w:rPr>
        <w:t xml:space="preserve"> information with </w:t>
      </w:r>
      <w:r w:rsidR="003717D3">
        <w:rPr>
          <w:sz w:val="20"/>
          <w:lang w:bidi="en-US"/>
        </w:rPr>
        <w:t xml:space="preserve">a </w:t>
      </w:r>
      <w:r w:rsidR="00753DE9">
        <w:rPr>
          <w:sz w:val="20"/>
          <w:lang w:bidi="en-US"/>
        </w:rPr>
        <w:t>special upper branch</w:t>
      </w:r>
      <w:r w:rsidR="003717D3">
        <w:rPr>
          <w:sz w:val="20"/>
          <w:lang w:bidi="en-US"/>
        </w:rPr>
        <w:t>,</w:t>
      </w:r>
      <w:r w:rsidR="00753DE9">
        <w:rPr>
          <w:sz w:val="20"/>
          <w:lang w:bidi="en-US"/>
        </w:rPr>
        <w:t xml:space="preserve"> and then </w:t>
      </w:r>
      <w:r w:rsidR="003717D3">
        <w:rPr>
          <w:sz w:val="20"/>
          <w:lang w:bidi="en-US"/>
        </w:rPr>
        <w:t xml:space="preserve">the </w:t>
      </w:r>
      <w:r w:rsidR="00753DE9">
        <w:rPr>
          <w:sz w:val="20"/>
          <w:lang w:bidi="en-US"/>
        </w:rPr>
        <w:t xml:space="preserve">resultant output </w:t>
      </w:r>
      <w:r w:rsidR="007F0F04">
        <w:rPr>
          <w:sz w:val="20"/>
          <w:lang w:bidi="en-US"/>
        </w:rPr>
        <w:t>passes</w:t>
      </w:r>
      <w:r w:rsidR="00753DE9">
        <w:rPr>
          <w:sz w:val="20"/>
          <w:lang w:bidi="en-US"/>
        </w:rPr>
        <w:t xml:space="preserve"> through </w:t>
      </w:r>
      <w:r w:rsidR="003717D3">
        <w:rPr>
          <w:sz w:val="20"/>
          <w:lang w:bidi="en-US"/>
        </w:rPr>
        <w:t xml:space="preserve">the </w:t>
      </w:r>
      <w:r w:rsidR="00781365">
        <w:rPr>
          <w:sz w:val="20"/>
          <w:lang w:bidi="en-US"/>
        </w:rPr>
        <w:t>learning-based</w:t>
      </w:r>
      <w:r w:rsidR="00753DE9">
        <w:rPr>
          <w:sz w:val="20"/>
          <w:lang w:bidi="en-US"/>
        </w:rPr>
        <w:t xml:space="preserve"> Transpose Convolution layer.</w:t>
      </w:r>
    </w:p>
    <w:p w14:paraId="0A4BA7F8" w14:textId="77777777" w:rsidR="00D9652B" w:rsidRPr="009752DF" w:rsidRDefault="00D9652B" w:rsidP="00C86DD8">
      <w:pPr>
        <w:ind w:firstLine="360"/>
        <w:rPr>
          <w:color w:val="auto"/>
          <w:sz w:val="20"/>
          <w:lang w:bidi="en-US"/>
        </w:rPr>
      </w:pPr>
    </w:p>
    <w:p w14:paraId="2957403C" w14:textId="6E4A636B" w:rsidR="006C23A1" w:rsidRPr="009752DF" w:rsidRDefault="002A1240" w:rsidP="00C668F3">
      <w:pPr>
        <w:ind w:firstLine="360"/>
        <w:jc w:val="center"/>
        <w:rPr>
          <w:color w:val="auto"/>
          <w:sz w:val="20"/>
          <w:lang w:bidi="en-US"/>
        </w:rPr>
      </w:pPr>
      <w:r>
        <w:rPr>
          <w:noProof/>
          <w:color w:val="auto"/>
          <w:sz w:val="20"/>
          <w:lang w:bidi="en-US"/>
        </w:rPr>
        <w:drawing>
          <wp:inline distT="0" distB="0" distL="0" distR="0" wp14:anchorId="6BA11DE8" wp14:editId="14146A9A">
            <wp:extent cx="5603875" cy="31362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B032" w14:textId="09069135" w:rsidR="00C668F3" w:rsidRDefault="00602FA8" w:rsidP="00C668F3">
      <w:pPr>
        <w:pStyle w:val="ListParagraph"/>
        <w:ind w:left="502"/>
        <w:rPr>
          <w:rFonts w:ascii="Times New Roman" w:hAnsi="Times New Roman" w:cs="Times New Roman"/>
          <w:snapToGrid w:val="0"/>
          <w:sz w:val="20"/>
          <w:lang w:bidi="en-US"/>
        </w:rPr>
      </w:pPr>
      <w:r w:rsidRPr="00602FA8">
        <w:rPr>
          <w:rFonts w:ascii="Times New Roman" w:hAnsi="Times New Roman" w:cs="Times New Roman"/>
          <w:b/>
          <w:bCs/>
          <w:snapToGrid w:val="0"/>
          <w:sz w:val="20"/>
          <w:lang w:bidi="en-US"/>
        </w:rPr>
        <w:t xml:space="preserve">Fig. </w:t>
      </w:r>
      <w:r w:rsidR="00C668F3" w:rsidRPr="00602FA8">
        <w:rPr>
          <w:rFonts w:ascii="Times New Roman" w:hAnsi="Times New Roman" w:cs="Times New Roman"/>
          <w:b/>
          <w:bCs/>
          <w:snapToGrid w:val="0"/>
          <w:sz w:val="20"/>
          <w:lang w:bidi="en-US"/>
        </w:rPr>
        <w:t>2.</w:t>
      </w:r>
      <w:r w:rsidR="00C668F3" w:rsidRPr="009752DF">
        <w:rPr>
          <w:rFonts w:ascii="Times New Roman" w:hAnsi="Times New Roman" w:cs="Times New Roman"/>
          <w:sz w:val="18"/>
          <w:lang w:bidi="en-US"/>
        </w:rPr>
        <w:t xml:space="preserve"> </w:t>
      </w:r>
      <w:r w:rsidR="00AD7196" w:rsidRPr="009752DF">
        <w:rPr>
          <w:rFonts w:ascii="Times New Roman" w:hAnsi="Times New Roman" w:cs="Times New Roman"/>
          <w:snapToGrid w:val="0"/>
          <w:sz w:val="20"/>
          <w:lang w:bidi="en-US"/>
        </w:rPr>
        <w:t>The p</w:t>
      </w:r>
      <w:r w:rsidR="00C668F3" w:rsidRPr="009752DF">
        <w:rPr>
          <w:rFonts w:ascii="Times New Roman" w:hAnsi="Times New Roman" w:cs="Times New Roman"/>
          <w:snapToGrid w:val="0"/>
          <w:sz w:val="20"/>
          <w:lang w:bidi="en-US"/>
        </w:rPr>
        <w:t>roposed framework of Squeeze-and-</w:t>
      </w:r>
      <w:proofErr w:type="spellStart"/>
      <w:r w:rsidR="00C668F3" w:rsidRPr="009752DF">
        <w:rPr>
          <w:rFonts w:ascii="Times New Roman" w:hAnsi="Times New Roman" w:cs="Times New Roman"/>
          <w:snapToGrid w:val="0"/>
          <w:sz w:val="20"/>
          <w:lang w:bidi="en-US"/>
        </w:rPr>
        <w:t>ExcitationNext</w:t>
      </w:r>
      <w:proofErr w:type="spellEnd"/>
      <w:r w:rsidR="00C668F3" w:rsidRPr="009752DF">
        <w:rPr>
          <w:rFonts w:ascii="Times New Roman" w:hAnsi="Times New Roman" w:cs="Times New Roman"/>
          <w:snapToGrid w:val="0"/>
          <w:sz w:val="20"/>
          <w:lang w:bidi="en-US"/>
        </w:rPr>
        <w:t xml:space="preserve"> for Single Image Super-Resolution (SENext). </w:t>
      </w:r>
    </w:p>
    <w:p w14:paraId="2333ED16" w14:textId="37B672FF" w:rsidR="007231B5" w:rsidRPr="009752DF" w:rsidRDefault="007231B5" w:rsidP="0078407A">
      <w:pPr>
        <w:pStyle w:val="MDPI22heading2"/>
        <w:numPr>
          <w:ilvl w:val="1"/>
          <w:numId w:val="4"/>
        </w:numPr>
        <w:rPr>
          <w:rFonts w:ascii="Times New Roman" w:hAnsi="Times New Roman"/>
          <w:color w:val="auto"/>
        </w:rPr>
      </w:pPr>
      <w:r w:rsidRPr="009752DF">
        <w:rPr>
          <w:rFonts w:ascii="Times New Roman" w:hAnsi="Times New Roman"/>
          <w:color w:val="auto"/>
        </w:rPr>
        <w:t>Shallow Feature Extraction Block</w:t>
      </w:r>
    </w:p>
    <w:p w14:paraId="0E230838" w14:textId="625DD8CC" w:rsidR="009A5C2C" w:rsidRPr="009752DF" w:rsidRDefault="009A5C2C" w:rsidP="009A5C2C">
      <w:pPr>
        <w:ind w:firstLine="360"/>
        <w:rPr>
          <w:sz w:val="20"/>
          <w:lang w:bidi="en-US"/>
        </w:rPr>
      </w:pPr>
      <w:r w:rsidRPr="009752DF">
        <w:rPr>
          <w:sz w:val="20"/>
          <w:lang w:bidi="en-US"/>
        </w:rPr>
        <w:t>According to the survey</w:t>
      </w:r>
      <w:r w:rsidR="00F94BB7">
        <w:rPr>
          <w:bCs/>
          <w:color w:val="auto"/>
          <w:sz w:val="20"/>
          <w:lang w:bidi="en-US"/>
        </w:rPr>
        <w:t xml:space="preserve"> </w:t>
      </w:r>
      <w:r w:rsidRPr="009752DF">
        <w:rPr>
          <w:sz w:val="20"/>
          <w:lang w:bidi="en-US"/>
        </w:rPr>
        <w:t>of</w:t>
      </w:r>
      <w:r w:rsidR="00F94BB7">
        <w:rPr>
          <w:sz w:val="20"/>
          <w:lang w:bidi="en-US"/>
        </w:rPr>
        <w:t xml:space="preserve"> </w:t>
      </w:r>
      <w:r w:rsidR="00F94BB7" w:rsidRPr="00D61E25">
        <w:rPr>
          <w:bCs/>
          <w:color w:val="auto"/>
          <w:sz w:val="20"/>
          <w:lang w:bidi="en-US"/>
        </w:rPr>
        <w:fldChar w:fldCharType="begin"/>
      </w:r>
      <w:r w:rsidR="007C0C5D">
        <w:rPr>
          <w:bCs/>
          <w:color w:val="auto"/>
          <w:sz w:val="20"/>
          <w:lang w:bidi="en-US"/>
        </w:rPr>
        <w:instrText xml:space="preserve"> ADDIN EN.CITE &lt;EndNote&gt;&lt;Cite&gt;&lt;Author&gt;Lim&lt;/Author&gt;&lt;Year&gt;2017&lt;/Year&gt;&lt;RecNum&gt;56&lt;/RecNum&gt;&lt;DisplayText&gt;[26, 50]&lt;/DisplayText&gt;&lt;record&gt;&lt;rec-number&gt;56&lt;/rec-number&gt;&lt;foreign-keys&gt;&lt;key app="EN" db-id="srxvfdd95r2023e09rp5vpah5wxe09vdzrzd" timestamp="1658827658"&gt;56&lt;/key&gt;&lt;/foreign-keys&gt;&lt;ref-type name="Conference Proceedings"&gt;10&lt;/ref-type&gt;&lt;contributors&gt;&lt;authors&gt;&lt;author&gt;Lim, Bee&lt;/author&gt;&lt;author&gt;Son, Sanghyun&lt;/author&gt;&lt;author&gt;Kim, Heewon&lt;/author&gt;&lt;author&gt;Nah, Seungjun&lt;/author&gt;&lt;author&gt;Mu Lee, Kyoung&lt;/author&gt;&lt;/authors&gt;&lt;/contributors&gt;&lt;titles&gt;&lt;title&gt;Enhanced deep residual networks for single image super-resolution&lt;/title&gt;&lt;secondary-title&gt;Proceedings of the IEEE conference on computer vision and pattern recognition workshops&lt;/secondary-title&gt;&lt;/titles&gt;&lt;pages&gt;136-144&lt;/pages&gt;&lt;dates&gt;&lt;year&gt;2017&lt;/year&gt;&lt;/dates&gt;&lt;urls&gt;&lt;/urls&gt;&lt;/record&gt;&lt;/Cite&gt;&lt;Cite&gt;&lt;Author&gt;Zhang&lt;/Author&gt;&lt;Year&gt;2018&lt;/Year&gt;&lt;RecNum&gt;62&lt;/RecNum&gt;&lt;record&gt;&lt;rec-number&gt;62&lt;/rec-number&gt;&lt;foreign-keys&gt;&lt;key app="EN" db-id="srxvfdd95r2023e09rp5vpah5wxe09vdzrzd" timestamp="1659022138"&gt;62&lt;/key&gt;&lt;/foreign-keys&gt;&lt;ref-type name="Conference Proceedings"&gt;10&lt;/ref-type&gt;&lt;contributors&gt;&lt;authors&gt;&lt;author&gt;Zhang, Yulun&lt;/author&gt;&lt;author&gt;Li, Kunpeng&lt;/author&gt;&lt;author&gt;Li, Kai&lt;/author&gt;&lt;author&gt;Wang, Lichen&lt;/author&gt;&lt;author&gt;Zhong, Bineng&lt;/author&gt;&lt;author&gt;Fu, Yun&lt;/author&gt;&lt;/authors&gt;&lt;/contributors&gt;&lt;titles&gt;&lt;title&gt;Image super-resolution using very deep residual channel attention networks&lt;/title&gt;&lt;secondary-title&gt;Proceedings of the European conference on computer vision (ECCV)&lt;/secondary-title&gt;&lt;/titles&gt;&lt;pages&gt;286-301&lt;/pages&gt;&lt;dates&gt;&lt;year&gt;2018&lt;/year&gt;&lt;/dates&gt;&lt;urls&gt;&lt;/urls&gt;&lt;/record&gt;&lt;/Cite&gt;&lt;/EndNote&gt;</w:instrText>
      </w:r>
      <w:r w:rsidR="00F94BB7" w:rsidRPr="00D61E25">
        <w:rPr>
          <w:bCs/>
          <w:color w:val="auto"/>
          <w:sz w:val="20"/>
          <w:lang w:bidi="en-US"/>
        </w:rPr>
        <w:fldChar w:fldCharType="separate"/>
      </w:r>
      <w:r w:rsidR="007C0C5D">
        <w:rPr>
          <w:bCs/>
          <w:noProof/>
          <w:color w:val="auto"/>
          <w:sz w:val="20"/>
          <w:lang w:bidi="en-US"/>
        </w:rPr>
        <w:t>[26, 50]</w:t>
      </w:r>
      <w:r w:rsidR="00F94BB7" w:rsidRPr="00D61E25">
        <w:rPr>
          <w:bCs/>
          <w:color w:val="auto"/>
          <w:sz w:val="20"/>
          <w:lang w:bidi="en-US"/>
        </w:rPr>
        <w:fldChar w:fldCharType="end"/>
      </w:r>
      <w:r w:rsidRPr="009752DF">
        <w:rPr>
          <w:sz w:val="20"/>
          <w:lang w:bidi="en-US"/>
        </w:rPr>
        <w:t xml:space="preserve"> the shallow feature</w:t>
      </w:r>
      <w:r w:rsidR="003717D3">
        <w:rPr>
          <w:sz w:val="20"/>
          <w:lang w:bidi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  <w:lang w:bidi="en-US"/>
              </w:rPr>
            </m:ctrlPr>
          </m:sSubPr>
          <m:e>
            <m:r>
              <w:rPr>
                <w:rFonts w:ascii="Cambria Math" w:hAnsi="Cambria Math"/>
                <w:sz w:val="20"/>
                <w:lang w:bidi="en-US"/>
              </w:rPr>
              <m:t>F</m:t>
            </m:r>
          </m:e>
          <m:sub>
            <m:r>
              <w:rPr>
                <w:rFonts w:ascii="Cambria Math" w:hAnsi="Cambria Math"/>
                <w:sz w:val="20"/>
                <w:lang w:bidi="en-US"/>
              </w:rPr>
              <m:t>0</m:t>
            </m:r>
          </m:sub>
        </m:sSub>
      </m:oMath>
      <w:r w:rsidR="00EA616B" w:rsidRPr="009752DF">
        <w:rPr>
          <w:sz w:val="20"/>
          <w:lang w:bidi="en-US"/>
        </w:rPr>
        <w:t xml:space="preserve"> </w:t>
      </w:r>
      <w:r w:rsidRPr="009752DF">
        <w:rPr>
          <w:sz w:val="20"/>
          <w:lang w:bidi="en-US"/>
        </w:rPr>
        <w:t xml:space="preserve">is extracted from the </w:t>
      </w:r>
      <w:r w:rsidR="00EA616B" w:rsidRPr="009752DF">
        <w:rPr>
          <w:sz w:val="20"/>
          <w:lang w:bidi="en-US"/>
        </w:rPr>
        <w:t xml:space="preserve">original </w:t>
      </w:r>
      <w:r w:rsidRPr="009752DF">
        <w:rPr>
          <w:sz w:val="20"/>
          <w:lang w:bidi="en-US"/>
        </w:rPr>
        <w:t xml:space="preserve">LR input </w:t>
      </w:r>
      <w:r w:rsidR="00EA616B" w:rsidRPr="009752DF">
        <w:rPr>
          <w:sz w:val="20"/>
          <w:lang w:bidi="en-US"/>
        </w:rPr>
        <w:t xml:space="preserve">image </w:t>
      </w:r>
      <w:r w:rsidRPr="009752DF">
        <w:rPr>
          <w:sz w:val="20"/>
          <w:lang w:bidi="en-US"/>
        </w:rPr>
        <w:t xml:space="preserve">using only one </w:t>
      </w:r>
      <w:r w:rsidR="00EA616B" w:rsidRPr="009752DF">
        <w:rPr>
          <w:sz w:val="20"/>
          <w:lang w:bidi="en-US"/>
        </w:rPr>
        <w:t xml:space="preserve">or two </w:t>
      </w:r>
      <w:r w:rsidRPr="009752DF">
        <w:rPr>
          <w:sz w:val="20"/>
          <w:lang w:bidi="en-US"/>
        </w:rPr>
        <w:t>3×3 convolutional layer</w:t>
      </w:r>
      <w:r w:rsidR="00EA616B" w:rsidRPr="009752DF">
        <w:rPr>
          <w:sz w:val="20"/>
          <w:lang w:bidi="en-US"/>
        </w:rPr>
        <w:t xml:space="preserve">s followed by the </w:t>
      </w:r>
      <w:proofErr w:type="spellStart"/>
      <w:r w:rsidR="00EA616B" w:rsidRPr="009752DF">
        <w:rPr>
          <w:sz w:val="20"/>
          <w:lang w:bidi="en-US"/>
        </w:rPr>
        <w:t>ReLU</w:t>
      </w:r>
      <w:proofErr w:type="spellEnd"/>
      <w:r w:rsidR="00EA616B" w:rsidRPr="009752DF">
        <w:rPr>
          <w:sz w:val="20"/>
          <w:lang w:bidi="en-US"/>
        </w:rPr>
        <w:t xml:space="preserve"> activation function</w:t>
      </w:r>
      <w:r w:rsidR="003717D3">
        <w:rPr>
          <w:sz w:val="20"/>
          <w:lang w:bidi="en-US"/>
        </w:rPr>
        <w:t>,</w:t>
      </w:r>
      <w:r w:rsidR="00EA616B" w:rsidRPr="009752DF">
        <w:rPr>
          <w:sz w:val="20"/>
          <w:lang w:bidi="en-US"/>
        </w:rPr>
        <w:t xml:space="preserve"> as shown in </w:t>
      </w:r>
      <w:r w:rsidR="00B94C1E" w:rsidRPr="00B94C1E">
        <w:rPr>
          <w:sz w:val="20"/>
          <w:lang w:bidi="en-US"/>
        </w:rPr>
        <w:t>Fig.</w:t>
      </w:r>
      <w:r w:rsidR="00B94C1E">
        <w:rPr>
          <w:sz w:val="20"/>
          <w:lang w:bidi="en-US"/>
        </w:rPr>
        <w:t xml:space="preserve"> </w:t>
      </w:r>
      <w:r w:rsidR="00AD7196" w:rsidRPr="009752DF">
        <w:rPr>
          <w:sz w:val="20"/>
          <w:lang w:bidi="en-US"/>
        </w:rPr>
        <w:t>3</w:t>
      </w:r>
      <w:r w:rsidR="00EA616B" w:rsidRPr="009752DF">
        <w:rPr>
          <w:sz w:val="20"/>
          <w:lang w:bidi="en-US"/>
        </w:rPr>
        <w:t>a and</w:t>
      </w:r>
      <w:r w:rsidR="00B94C1E">
        <w:rPr>
          <w:sz w:val="20"/>
          <w:lang w:bidi="en-US"/>
        </w:rPr>
        <w:t xml:space="preserve"> </w:t>
      </w:r>
      <w:r w:rsidR="00AD7196" w:rsidRPr="009752DF">
        <w:rPr>
          <w:sz w:val="20"/>
          <w:lang w:bidi="en-US"/>
        </w:rPr>
        <w:t>3</w:t>
      </w:r>
      <w:r w:rsidR="00EA616B" w:rsidRPr="009752DF">
        <w:rPr>
          <w:sz w:val="20"/>
          <w:lang w:bidi="en-US"/>
        </w:rPr>
        <w:t xml:space="preserve">b. The </w:t>
      </w:r>
      <w:r w:rsidR="00B21E83">
        <w:rPr>
          <w:sz w:val="20"/>
          <w:lang w:bidi="en-US"/>
        </w:rPr>
        <w:t xml:space="preserve">design of said </w:t>
      </w:r>
      <w:r w:rsidR="00EA616B" w:rsidRPr="009752DF">
        <w:rPr>
          <w:sz w:val="20"/>
          <w:lang w:bidi="en-US"/>
        </w:rPr>
        <w:t>blocks</w:t>
      </w:r>
      <w:r w:rsidR="00B21E83">
        <w:rPr>
          <w:sz w:val="20"/>
          <w:lang w:bidi="en-US"/>
        </w:rPr>
        <w:t xml:space="preserve"> </w:t>
      </w:r>
      <w:r w:rsidR="00EA616B" w:rsidRPr="009752DF">
        <w:rPr>
          <w:sz w:val="20"/>
          <w:lang w:bidi="en-US"/>
        </w:rPr>
        <w:t xml:space="preserve">is </w:t>
      </w:r>
      <w:r w:rsidR="00B41D3C">
        <w:rPr>
          <w:sz w:val="20"/>
          <w:lang w:bidi="en-US"/>
        </w:rPr>
        <w:t>straightforward</w:t>
      </w:r>
      <w:r w:rsidR="00EA616B" w:rsidRPr="009752DF">
        <w:rPr>
          <w:sz w:val="20"/>
          <w:lang w:bidi="en-US"/>
        </w:rPr>
        <w:t xml:space="preserve">, but it </w:t>
      </w:r>
      <w:r w:rsidR="00F510D1" w:rsidRPr="009752DF">
        <w:rPr>
          <w:sz w:val="20"/>
          <w:lang w:bidi="en-US"/>
        </w:rPr>
        <w:t>cannot</w:t>
      </w:r>
      <w:r w:rsidR="00EA616B" w:rsidRPr="009752DF">
        <w:rPr>
          <w:sz w:val="20"/>
          <w:lang w:bidi="en-US"/>
        </w:rPr>
        <w:t xml:space="preserve"> extract the complete shallow features</w:t>
      </w:r>
      <w:r w:rsidR="00F510D1">
        <w:rPr>
          <w:sz w:val="20"/>
          <w:lang w:bidi="en-US"/>
        </w:rPr>
        <w:t xml:space="preserve"> </w:t>
      </w:r>
      <w:r w:rsidR="00F510D1">
        <w:rPr>
          <w:sz w:val="20"/>
          <w:lang w:bidi="en-US"/>
        </w:rPr>
        <w:lastRenderedPageBreak/>
        <w:t xml:space="preserve">information </w:t>
      </w:r>
      <w:r w:rsidR="00EA616B" w:rsidRPr="009752DF">
        <w:rPr>
          <w:sz w:val="20"/>
          <w:lang w:bidi="en-US"/>
        </w:rPr>
        <w:t xml:space="preserve">from the </w:t>
      </w:r>
      <w:r w:rsidR="00F510D1">
        <w:rPr>
          <w:sz w:val="20"/>
          <w:lang w:bidi="en-US"/>
        </w:rPr>
        <w:t xml:space="preserve">original </w:t>
      </w:r>
      <w:r w:rsidR="00EA616B" w:rsidRPr="009752DF">
        <w:rPr>
          <w:sz w:val="20"/>
          <w:lang w:bidi="en-US"/>
        </w:rPr>
        <w:t xml:space="preserve">LR input image. Furthermore, total network architecture depends on the initial shallow feature extractions, and sometimes </w:t>
      </w:r>
      <w:r w:rsidR="00873D8C">
        <w:rPr>
          <w:sz w:val="20"/>
          <w:lang w:bidi="en-US"/>
        </w:rPr>
        <w:t>essential</w:t>
      </w:r>
      <w:r w:rsidR="00EA616B" w:rsidRPr="009752DF">
        <w:rPr>
          <w:sz w:val="20"/>
          <w:lang w:bidi="en-US"/>
        </w:rPr>
        <w:t xml:space="preserve"> </w:t>
      </w:r>
      <w:r w:rsidR="003717D3">
        <w:rPr>
          <w:sz w:val="20"/>
          <w:lang w:bidi="en-US"/>
        </w:rPr>
        <w:t>feature</w:t>
      </w:r>
      <w:r w:rsidR="00EA616B" w:rsidRPr="009752DF">
        <w:rPr>
          <w:sz w:val="20"/>
          <w:lang w:bidi="en-US"/>
        </w:rPr>
        <w:t xml:space="preserve"> information is lost when a network architecture is </w:t>
      </w:r>
      <w:r w:rsidR="00873D8C">
        <w:rPr>
          <w:sz w:val="20"/>
          <w:lang w:bidi="en-US"/>
        </w:rPr>
        <w:t>significantly</w:t>
      </w:r>
      <w:r w:rsidR="00EA616B" w:rsidRPr="009752DF">
        <w:rPr>
          <w:sz w:val="20"/>
          <w:lang w:bidi="en-US"/>
        </w:rPr>
        <w:t xml:space="preserve"> deeper.   To extract the complete low and high-level features information from the original LR input image, we used the </w:t>
      </w:r>
      <w:r w:rsidR="00AD7196" w:rsidRPr="009752DF">
        <w:rPr>
          <w:sz w:val="20"/>
          <w:lang w:bidi="en-US"/>
        </w:rPr>
        <w:t xml:space="preserve">improved version of </w:t>
      </w:r>
      <w:r w:rsidR="00A83A46" w:rsidRPr="00B94C1E">
        <w:rPr>
          <w:sz w:val="20"/>
          <w:lang w:bidi="en-US"/>
        </w:rPr>
        <w:t>Fig.</w:t>
      </w:r>
      <w:r w:rsidR="00A83A46">
        <w:rPr>
          <w:sz w:val="20"/>
          <w:lang w:bidi="en-US"/>
        </w:rPr>
        <w:t xml:space="preserve"> 3b, </w:t>
      </w:r>
      <w:r w:rsidR="00EA616B" w:rsidRPr="009752DF">
        <w:rPr>
          <w:sz w:val="20"/>
          <w:lang w:bidi="en-US"/>
        </w:rPr>
        <w:t>architecture with the use of local (</w:t>
      </w:r>
      <w:r w:rsidR="00EA616B" w:rsidRPr="009752DF">
        <w:rPr>
          <w:i/>
          <w:iCs/>
          <w:sz w:val="20"/>
          <w:lang w:bidi="en-US"/>
        </w:rPr>
        <w:t>S</w:t>
      </w:r>
      <w:r w:rsidR="00EA616B" w:rsidRPr="009752DF">
        <w:rPr>
          <w:i/>
          <w:iCs/>
          <w:sz w:val="20"/>
          <w:vertAlign w:val="subscript"/>
          <w:lang w:bidi="en-US"/>
        </w:rPr>
        <w:t>L</w:t>
      </w:r>
      <w:r w:rsidR="00EA616B" w:rsidRPr="009752DF">
        <w:rPr>
          <w:sz w:val="20"/>
          <w:lang w:bidi="en-US"/>
        </w:rPr>
        <w:t>) and global skip (</w:t>
      </w:r>
      <w:r w:rsidR="00EA616B" w:rsidRPr="009752DF">
        <w:rPr>
          <w:i/>
          <w:iCs/>
          <w:sz w:val="20"/>
          <w:lang w:bidi="en-US"/>
        </w:rPr>
        <w:t>S</w:t>
      </w:r>
      <w:r w:rsidR="00EA616B" w:rsidRPr="009752DF">
        <w:rPr>
          <w:i/>
          <w:iCs/>
          <w:sz w:val="20"/>
          <w:vertAlign w:val="subscript"/>
          <w:lang w:bidi="en-US"/>
        </w:rPr>
        <w:t>G</w:t>
      </w:r>
      <w:r w:rsidR="00EA616B" w:rsidRPr="009752DF">
        <w:rPr>
          <w:sz w:val="20"/>
          <w:lang w:bidi="en-US"/>
        </w:rPr>
        <w:t>) connections</w:t>
      </w:r>
      <w:r w:rsidR="00AD7196" w:rsidRPr="009752DF">
        <w:rPr>
          <w:sz w:val="20"/>
          <w:lang w:bidi="en-US"/>
        </w:rPr>
        <w:t xml:space="preserve"> as shown in </w:t>
      </w:r>
      <w:r w:rsidR="00A83A46" w:rsidRPr="00B94C1E">
        <w:rPr>
          <w:sz w:val="20"/>
          <w:lang w:bidi="en-US"/>
        </w:rPr>
        <w:t>Fig.</w:t>
      </w:r>
      <w:r w:rsidR="00A83A46">
        <w:rPr>
          <w:sz w:val="20"/>
          <w:lang w:bidi="en-US"/>
        </w:rPr>
        <w:t xml:space="preserve"> 3c</w:t>
      </w:r>
      <w:r w:rsidR="00EA616B" w:rsidRPr="009752DF">
        <w:rPr>
          <w:sz w:val="20"/>
          <w:lang w:bidi="en-US"/>
        </w:rPr>
        <w:t xml:space="preserve">. Our </w:t>
      </w:r>
      <w:r w:rsidR="00AD70EB">
        <w:rPr>
          <w:sz w:val="20"/>
          <w:lang w:bidi="en-US"/>
        </w:rPr>
        <w:t>proposed</w:t>
      </w:r>
      <w:r w:rsidR="003717D3">
        <w:rPr>
          <w:sz w:val="20"/>
          <w:lang w:bidi="en-US"/>
        </w:rPr>
        <w:t>,</w:t>
      </w:r>
      <w:r w:rsidR="00AD70EB">
        <w:rPr>
          <w:sz w:val="20"/>
          <w:lang w:bidi="en-US"/>
        </w:rPr>
        <w:t xml:space="preserve"> </w:t>
      </w:r>
      <w:r w:rsidR="00EA616B" w:rsidRPr="009752DF">
        <w:rPr>
          <w:sz w:val="20"/>
          <w:lang w:bidi="en-US"/>
        </w:rPr>
        <w:t xml:space="preserve">designed shallow feature extraction block </w:t>
      </w:r>
      <w:r w:rsidR="00F7164D" w:rsidRPr="009752DF">
        <w:rPr>
          <w:sz w:val="20"/>
          <w:lang w:bidi="en-US"/>
        </w:rPr>
        <w:t xml:space="preserve">is explained </w:t>
      </w:r>
      <w:r w:rsidR="00AD7196" w:rsidRPr="009752DF">
        <w:rPr>
          <w:sz w:val="20"/>
          <w:lang w:bidi="en-US"/>
        </w:rPr>
        <w:t>as:</w:t>
      </w:r>
      <w:r w:rsidR="00EA616B" w:rsidRPr="009752DF">
        <w:rPr>
          <w:sz w:val="20"/>
          <w:lang w:bidi="en-US"/>
        </w:rPr>
        <w:t xml:space="preserve"> </w:t>
      </w:r>
    </w:p>
    <w:p w14:paraId="64966AB5" w14:textId="309CE680" w:rsidR="00EA616B" w:rsidRPr="009752DF" w:rsidRDefault="00000000" w:rsidP="009A5C2C">
      <w:pPr>
        <w:ind w:firstLine="360"/>
        <w:rPr>
          <w:sz w:val="20"/>
          <w:lang w:bidi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lang w:bidi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bidi="en-US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lang w:bidi="en-US"/>
                </w:rPr>
                <m:t>0</m:t>
              </m:r>
            </m:sub>
          </m:sSub>
          <m:r>
            <w:rPr>
              <w:rFonts w:ascii="Cambria Math" w:hAnsi="Cambria Math"/>
              <w:sz w:val="20"/>
              <w:lang w:bidi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0"/>
                  <w:lang w:bidi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bidi="en-US"/>
                </w:rPr>
                <m:t>H</m:t>
              </m:r>
            </m:e>
            <m:sub>
              <m:r>
                <w:rPr>
                  <w:rFonts w:ascii="Cambria Math" w:hAnsi="Cambria Math"/>
                  <w:sz w:val="20"/>
                  <w:lang w:bidi="en-US"/>
                </w:rPr>
                <m:t>SFEB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lang w:bidi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bidi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bidi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bidi="en-US"/>
                    </w:rPr>
                    <m:t>LR↓</m:t>
                  </m:r>
                </m:sub>
              </m:sSub>
            </m:e>
          </m:d>
          <m:r>
            <w:rPr>
              <w:rFonts w:ascii="Cambria Math" w:hAnsi="Cambria Math"/>
              <w:sz w:val="20"/>
              <w:lang w:bidi="en-US"/>
            </w:rPr>
            <m:t xml:space="preserve">,                                                                                              (1)  </m:t>
          </m:r>
        </m:oMath>
      </m:oMathPara>
    </w:p>
    <w:p w14:paraId="157CBCE8" w14:textId="22FEC7C2" w:rsidR="00BB0E03" w:rsidRDefault="00671E20" w:rsidP="009A5C2C">
      <w:pPr>
        <w:ind w:firstLine="360"/>
        <w:rPr>
          <w:sz w:val="20"/>
          <w:lang w:bidi="en-US"/>
        </w:rPr>
      </w:pPr>
      <w:r>
        <w:rPr>
          <w:sz w:val="20"/>
          <w:lang w:bidi="en-US"/>
        </w:rPr>
        <w:t>w</w:t>
      </w:r>
      <w:r w:rsidR="003717D3">
        <w:rPr>
          <w:sz w:val="20"/>
          <w:lang w:bidi="en-US"/>
        </w:rPr>
        <w:t xml:space="preserve">here </w:t>
      </w:r>
      <m:oMath>
        <m:sSub>
          <m:sSubPr>
            <m:ctrlPr>
              <w:rPr>
                <w:rFonts w:ascii="Cambria Math" w:hAnsi="Cambria Math"/>
                <w:i/>
                <w:sz w:val="20"/>
                <w:lang w:bidi="en-US"/>
              </w:rPr>
            </m:ctrlPr>
          </m:sSubPr>
          <m:e>
            <m:r>
              <w:rPr>
                <w:rFonts w:ascii="Cambria Math" w:hAnsi="Cambria Math"/>
                <w:sz w:val="20"/>
                <w:lang w:bidi="en-US"/>
              </w:rPr>
              <m:t>H</m:t>
            </m:r>
          </m:e>
          <m:sub>
            <m:r>
              <w:rPr>
                <w:rFonts w:ascii="Cambria Math" w:hAnsi="Cambria Math"/>
                <w:sz w:val="20"/>
                <w:lang w:bidi="en-US"/>
              </w:rPr>
              <m:t>SFEB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lang w:bidi="en-US"/>
              </w:rPr>
            </m:ctrlPr>
          </m:dPr>
          <m:e>
            <m:r>
              <w:rPr>
                <w:rFonts w:ascii="Cambria Math" w:hAnsi="Cambria Math"/>
                <w:sz w:val="20"/>
                <w:lang w:bidi="en-US"/>
              </w:rPr>
              <m:t>.</m:t>
            </m:r>
          </m:e>
        </m:d>
      </m:oMath>
      <w:r w:rsidR="00EA616B" w:rsidRPr="009752DF">
        <w:rPr>
          <w:sz w:val="20"/>
          <w:lang w:bidi="en-US"/>
        </w:rPr>
        <w:t xml:space="preserve"> represents convolution operation, and </w:t>
      </w:r>
      <m:oMath>
        <m:sSub>
          <m:sSubPr>
            <m:ctrlPr>
              <w:rPr>
                <w:rFonts w:ascii="Cambria Math" w:hAnsi="Cambria Math"/>
                <w:i/>
                <w:sz w:val="20"/>
                <w:lang w:bidi="en-US"/>
              </w:rPr>
            </m:ctrlPr>
          </m:sSubPr>
          <m:e>
            <m:r>
              <w:rPr>
                <w:rFonts w:ascii="Cambria Math" w:hAnsi="Cambria Math"/>
                <w:sz w:val="20"/>
                <w:lang w:bidi="en-US"/>
              </w:rPr>
              <m:t>x</m:t>
            </m:r>
          </m:e>
          <m:sub>
            <m:r>
              <w:rPr>
                <w:rFonts w:ascii="Cambria Math" w:hAnsi="Cambria Math"/>
                <w:sz w:val="20"/>
                <w:lang w:bidi="en-US"/>
              </w:rPr>
              <m:t>LR↓</m:t>
            </m:r>
          </m:sub>
        </m:sSub>
      </m:oMath>
      <w:r w:rsidR="00EA616B" w:rsidRPr="009752DF">
        <w:rPr>
          <w:sz w:val="20"/>
          <w:lang w:bidi="en-US"/>
        </w:rPr>
        <w:t xml:space="preserve"> is the original input LR image. After obtaining the shallow features </w:t>
      </w:r>
      <m:oMath>
        <m:sSub>
          <m:sSubPr>
            <m:ctrlPr>
              <w:rPr>
                <w:rFonts w:ascii="Cambria Math" w:hAnsi="Cambria Math"/>
                <w:i/>
                <w:sz w:val="20"/>
                <w:lang w:bidi="en-US"/>
              </w:rPr>
            </m:ctrlPr>
          </m:sSubPr>
          <m:e>
            <m:r>
              <w:rPr>
                <w:rFonts w:ascii="Cambria Math" w:hAnsi="Cambria Math"/>
                <w:sz w:val="20"/>
                <w:lang w:bidi="en-US"/>
              </w:rPr>
              <m:t>x</m:t>
            </m:r>
          </m:e>
          <m:sub>
            <m:r>
              <w:rPr>
                <w:rFonts w:ascii="Cambria Math" w:hAnsi="Cambria Math"/>
                <w:sz w:val="20"/>
                <w:lang w:bidi="en-US"/>
              </w:rPr>
              <m:t>0</m:t>
            </m:r>
          </m:sub>
        </m:sSub>
      </m:oMath>
      <w:r w:rsidR="00EA616B" w:rsidRPr="009752DF">
        <w:rPr>
          <w:sz w:val="20"/>
          <w:lang w:bidi="en-US"/>
        </w:rPr>
        <w:t xml:space="preserve"> is then used as the input of SEB. </w:t>
      </w:r>
    </w:p>
    <w:p w14:paraId="580F6D38" w14:textId="77777777" w:rsidR="00BB0E03" w:rsidRPr="009752DF" w:rsidRDefault="00F80D95" w:rsidP="00BB0E03">
      <w:pPr>
        <w:ind w:firstLine="360"/>
        <w:jc w:val="center"/>
        <w:rPr>
          <w:color w:val="auto"/>
          <w:sz w:val="20"/>
          <w:lang w:bidi="en-US"/>
        </w:rPr>
      </w:pPr>
      <w:r w:rsidRPr="009752DF">
        <w:rPr>
          <w:noProof/>
        </w:rPr>
        <w:object w:dxaOrig="17820" w:dyaOrig="3450" w14:anchorId="289E4B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46.25pt;height:84pt;mso-width-percent:0;mso-height-percent:0;mso-width-percent:0;mso-height-percent:0" o:ole="">
            <v:imagedata r:id="rId10" o:title=""/>
          </v:shape>
          <o:OLEObject Type="Embed" ProgID="PBrush" ShapeID="_x0000_i1025" DrawAspect="Content" ObjectID="_1725735243" r:id="rId11"/>
        </w:object>
      </w:r>
    </w:p>
    <w:p w14:paraId="62DDF514" w14:textId="4020D729" w:rsidR="00BB0E03" w:rsidRPr="009752DF" w:rsidRDefault="00BB0E03" w:rsidP="00BB0E03">
      <w:pPr>
        <w:ind w:firstLine="360"/>
        <w:jc w:val="center"/>
        <w:rPr>
          <w:color w:val="auto"/>
          <w:sz w:val="18"/>
          <w:lang w:bidi="en-US"/>
        </w:rPr>
      </w:pPr>
      <w:r w:rsidRPr="00602FA8">
        <w:rPr>
          <w:b/>
          <w:bCs/>
          <w:sz w:val="18"/>
          <w:lang w:bidi="en-US"/>
        </w:rPr>
        <w:t xml:space="preserve">Fig. </w:t>
      </w:r>
      <w:r>
        <w:rPr>
          <w:b/>
          <w:bCs/>
          <w:sz w:val="18"/>
          <w:lang w:bidi="en-US"/>
        </w:rPr>
        <w:t>3</w:t>
      </w:r>
      <w:r w:rsidRPr="00602FA8">
        <w:rPr>
          <w:b/>
          <w:bCs/>
          <w:sz w:val="18"/>
          <w:lang w:bidi="en-US"/>
        </w:rPr>
        <w:t>.</w:t>
      </w:r>
      <w:r w:rsidRPr="009752DF">
        <w:rPr>
          <w:sz w:val="18"/>
          <w:lang w:bidi="en-US"/>
        </w:rPr>
        <w:t xml:space="preserve"> </w:t>
      </w:r>
      <w:r w:rsidRPr="009752DF">
        <w:rPr>
          <w:color w:val="auto"/>
          <w:sz w:val="18"/>
          <w:lang w:bidi="en-US"/>
        </w:rPr>
        <w:t xml:space="preserve"> Different types of Shallow Feature extraction blocks are (a) Single Layer Shallow Feature Extraction blocks (b) Two-layer Shallow Feature Extraction blocks</w:t>
      </w:r>
      <w:r w:rsidR="003717D3">
        <w:rPr>
          <w:color w:val="auto"/>
          <w:sz w:val="18"/>
          <w:lang w:bidi="en-US"/>
        </w:rPr>
        <w:t>,</w:t>
      </w:r>
      <w:r w:rsidRPr="009752DF">
        <w:rPr>
          <w:color w:val="auto"/>
          <w:sz w:val="18"/>
          <w:lang w:bidi="en-US"/>
        </w:rPr>
        <w:t xml:space="preserve"> and (c) Our Proposed Shallow Feature Extraction blocks (SFEB).</w:t>
      </w:r>
    </w:p>
    <w:p w14:paraId="542B28DE" w14:textId="7C280020" w:rsidR="00EA616B" w:rsidRPr="009752DF" w:rsidRDefault="00EA616B" w:rsidP="00EA616B">
      <w:pPr>
        <w:ind w:firstLine="360"/>
        <w:rPr>
          <w:sz w:val="20"/>
          <w:lang w:bidi="en-US"/>
        </w:rPr>
      </w:pPr>
    </w:p>
    <w:p w14:paraId="72B9D8A5" w14:textId="40CDEC86" w:rsidR="00EA616B" w:rsidRPr="009752DF" w:rsidRDefault="0057673F" w:rsidP="0057673F">
      <w:pPr>
        <w:ind w:firstLine="360"/>
        <w:jc w:val="center"/>
        <w:rPr>
          <w:sz w:val="20"/>
          <w:lang w:bidi="en-US"/>
        </w:rPr>
      </w:pPr>
      <w:r>
        <w:rPr>
          <w:noProof/>
          <w:sz w:val="20"/>
          <w:lang w:bidi="en-US"/>
        </w:rPr>
        <w:drawing>
          <wp:inline distT="0" distB="0" distL="0" distR="0" wp14:anchorId="57F929E9" wp14:editId="66B820C4">
            <wp:extent cx="5615940" cy="29781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752CF" w14:textId="796FFF88" w:rsidR="00EA616B" w:rsidRPr="009752DF" w:rsidRDefault="00EA616B" w:rsidP="00EA616B">
      <w:pPr>
        <w:pStyle w:val="Els-body-text"/>
        <w:ind w:right="-28"/>
      </w:pPr>
    </w:p>
    <w:p w14:paraId="3BA974EA" w14:textId="071F3B04" w:rsidR="00EA616B" w:rsidRPr="009752DF" w:rsidRDefault="00602FA8" w:rsidP="00EA616B">
      <w:pPr>
        <w:ind w:firstLine="360"/>
        <w:jc w:val="center"/>
        <w:rPr>
          <w:sz w:val="18"/>
          <w:lang w:bidi="en-US"/>
        </w:rPr>
      </w:pPr>
      <w:r w:rsidRPr="00602FA8">
        <w:rPr>
          <w:b/>
          <w:bCs/>
          <w:sz w:val="18"/>
          <w:lang w:bidi="en-US"/>
        </w:rPr>
        <w:t xml:space="preserve">Fig. </w:t>
      </w:r>
      <w:r>
        <w:rPr>
          <w:b/>
          <w:bCs/>
          <w:sz w:val="18"/>
          <w:lang w:bidi="en-US"/>
        </w:rPr>
        <w:t>4</w:t>
      </w:r>
      <w:r w:rsidR="00EA616B" w:rsidRPr="009752DF">
        <w:rPr>
          <w:b/>
          <w:bCs/>
          <w:sz w:val="18"/>
          <w:lang w:bidi="en-US"/>
        </w:rPr>
        <w:t>.</w:t>
      </w:r>
      <w:r w:rsidR="00EA616B" w:rsidRPr="009752DF">
        <w:rPr>
          <w:sz w:val="18"/>
          <w:lang w:bidi="en-US"/>
        </w:rPr>
        <w:t xml:space="preserve"> Original Fire Block (Squeeze and Expand Stage Block).</w:t>
      </w:r>
    </w:p>
    <w:p w14:paraId="6B290ABE" w14:textId="3CAB9B89" w:rsidR="00EA616B" w:rsidRPr="009752DF" w:rsidRDefault="00EA616B" w:rsidP="00EA616B">
      <w:pPr>
        <w:pStyle w:val="Els-body-text"/>
        <w:ind w:right="-28"/>
      </w:pPr>
    </w:p>
    <w:p w14:paraId="4FDF914D" w14:textId="77777777" w:rsidR="00A75DEC" w:rsidRPr="009752DF" w:rsidRDefault="00A75DEC" w:rsidP="00EA616B">
      <w:pPr>
        <w:ind w:firstLine="360"/>
        <w:jc w:val="center"/>
        <w:rPr>
          <w:b/>
          <w:bCs/>
          <w:sz w:val="18"/>
          <w:lang w:bidi="en-US"/>
        </w:rPr>
      </w:pPr>
    </w:p>
    <w:p w14:paraId="4B2041AA" w14:textId="77777777" w:rsidR="00A75DEC" w:rsidRPr="009752DF" w:rsidRDefault="00A75DEC" w:rsidP="00EA616B">
      <w:pPr>
        <w:ind w:firstLine="360"/>
        <w:jc w:val="center"/>
        <w:rPr>
          <w:b/>
          <w:bCs/>
          <w:sz w:val="18"/>
          <w:lang w:bidi="en-US"/>
        </w:rPr>
      </w:pPr>
    </w:p>
    <w:p w14:paraId="5E9292BB" w14:textId="77777777" w:rsidR="00A75DEC" w:rsidRPr="009752DF" w:rsidRDefault="00A75DEC" w:rsidP="00EA616B">
      <w:pPr>
        <w:ind w:firstLine="360"/>
        <w:jc w:val="center"/>
        <w:rPr>
          <w:b/>
          <w:bCs/>
          <w:sz w:val="18"/>
          <w:lang w:bidi="en-US"/>
        </w:rPr>
      </w:pPr>
    </w:p>
    <w:p w14:paraId="78B0A637" w14:textId="5C07A7D3" w:rsidR="00A75DEC" w:rsidRPr="009752DF" w:rsidRDefault="007433D9" w:rsidP="00EA616B">
      <w:pPr>
        <w:ind w:firstLine="360"/>
        <w:jc w:val="center"/>
        <w:rPr>
          <w:b/>
          <w:bCs/>
          <w:sz w:val="18"/>
          <w:lang w:bidi="en-US"/>
        </w:rPr>
      </w:pPr>
      <w:r>
        <w:rPr>
          <w:b/>
          <w:bCs/>
          <w:noProof/>
          <w:sz w:val="18"/>
          <w:lang w:bidi="en-US"/>
        </w:rPr>
        <w:lastRenderedPageBreak/>
        <w:drawing>
          <wp:inline distT="0" distB="0" distL="0" distR="0" wp14:anchorId="7C8ADE1C" wp14:editId="21F8ACBE">
            <wp:extent cx="560324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06F7" w14:textId="4748D628" w:rsidR="00EA616B" w:rsidRDefault="00602FA8" w:rsidP="00EA616B">
      <w:pPr>
        <w:ind w:firstLine="360"/>
        <w:jc w:val="center"/>
        <w:rPr>
          <w:sz w:val="18"/>
          <w:lang w:bidi="en-US"/>
        </w:rPr>
      </w:pPr>
      <w:r w:rsidRPr="00602FA8">
        <w:rPr>
          <w:b/>
          <w:bCs/>
          <w:sz w:val="18"/>
          <w:lang w:bidi="en-US"/>
        </w:rPr>
        <w:t xml:space="preserve">Fig. </w:t>
      </w:r>
      <w:r>
        <w:rPr>
          <w:b/>
          <w:bCs/>
          <w:sz w:val="18"/>
          <w:lang w:bidi="en-US"/>
        </w:rPr>
        <w:t>5</w:t>
      </w:r>
      <w:r w:rsidRPr="00602FA8">
        <w:rPr>
          <w:b/>
          <w:bCs/>
          <w:sz w:val="18"/>
          <w:lang w:bidi="en-US"/>
        </w:rPr>
        <w:t>.</w:t>
      </w:r>
      <w:r w:rsidR="00EA616B" w:rsidRPr="009752DF">
        <w:rPr>
          <w:sz w:val="18"/>
          <w:lang w:bidi="en-US"/>
        </w:rPr>
        <w:t xml:space="preserve"> </w:t>
      </w:r>
      <w:r w:rsidR="00AD7196" w:rsidRPr="009752DF">
        <w:rPr>
          <w:sz w:val="18"/>
          <w:lang w:bidi="en-US"/>
        </w:rPr>
        <w:t>The p</w:t>
      </w:r>
      <w:r w:rsidR="00EA616B" w:rsidRPr="009752DF">
        <w:rPr>
          <w:sz w:val="18"/>
          <w:lang w:bidi="en-US"/>
        </w:rPr>
        <w:t xml:space="preserve">roposed fire module </w:t>
      </w:r>
      <w:r w:rsidR="00AD7196" w:rsidRPr="009752DF">
        <w:rPr>
          <w:sz w:val="18"/>
          <w:lang w:bidi="en-US"/>
        </w:rPr>
        <w:t xml:space="preserve">is </w:t>
      </w:r>
      <w:r w:rsidR="00EA616B" w:rsidRPr="009752DF">
        <w:rPr>
          <w:sz w:val="18"/>
          <w:lang w:bidi="en-US"/>
        </w:rPr>
        <w:t xml:space="preserve">used as a squeeze and excitation (SEB) block. </w:t>
      </w:r>
    </w:p>
    <w:bookmarkEnd w:id="13"/>
    <w:p w14:paraId="435A2028" w14:textId="459A7E3A" w:rsidR="00487D16" w:rsidRPr="009752DF" w:rsidRDefault="00487D16" w:rsidP="00906289">
      <w:pPr>
        <w:pStyle w:val="MDPI22heading2"/>
        <w:numPr>
          <w:ilvl w:val="1"/>
          <w:numId w:val="4"/>
        </w:numPr>
        <w:rPr>
          <w:rFonts w:ascii="Times New Roman" w:hAnsi="Times New Roman"/>
          <w:b/>
          <w:bCs/>
          <w:color w:val="auto"/>
        </w:rPr>
      </w:pPr>
      <w:r w:rsidRPr="009752DF">
        <w:rPr>
          <w:rFonts w:ascii="Times New Roman" w:hAnsi="Times New Roman"/>
          <w:b/>
          <w:bCs/>
          <w:color w:val="auto"/>
        </w:rPr>
        <w:t>SEB BLOCK</w:t>
      </w:r>
    </w:p>
    <w:p w14:paraId="6AC4EB97" w14:textId="47EC2A47" w:rsidR="00BB0E03" w:rsidRPr="00BB0E03" w:rsidRDefault="00680DB8" w:rsidP="00BB0E03">
      <w:pPr>
        <w:pStyle w:val="MDPI22heading2"/>
        <w:ind w:firstLine="360"/>
        <w:jc w:val="both"/>
        <w:rPr>
          <w:rFonts w:ascii="Times New Roman" w:hAnsi="Times New Roman"/>
          <w:i w:val="0"/>
          <w:noProof w:val="0"/>
        </w:rPr>
      </w:pPr>
      <w:r w:rsidRPr="00680DB8">
        <w:rPr>
          <w:rFonts w:ascii="Times New Roman" w:hAnsi="Times New Roman"/>
          <w:i w:val="0"/>
          <w:noProof w:val="0"/>
          <w:color w:val="auto"/>
        </w:rPr>
        <w:t xml:space="preserve">For </w:t>
      </w:r>
      <w:r>
        <w:rPr>
          <w:rFonts w:ascii="Times New Roman" w:hAnsi="Times New Roman"/>
          <w:i w:val="0"/>
          <w:noProof w:val="0"/>
          <w:color w:val="auto"/>
        </w:rPr>
        <w:t xml:space="preserve">image and </w:t>
      </w:r>
      <w:r w:rsidRPr="00680DB8">
        <w:rPr>
          <w:rFonts w:ascii="Times New Roman" w:hAnsi="Times New Roman"/>
          <w:i w:val="0"/>
          <w:noProof w:val="0"/>
          <w:color w:val="auto"/>
        </w:rPr>
        <w:t xml:space="preserve">computer </w:t>
      </w:r>
      <w:r w:rsidR="003717D3">
        <w:rPr>
          <w:rFonts w:ascii="Times New Roman" w:hAnsi="Times New Roman"/>
          <w:i w:val="0"/>
          <w:noProof w:val="0"/>
          <w:color w:val="auto"/>
        </w:rPr>
        <w:t>vision-based</w:t>
      </w:r>
      <w:r>
        <w:rPr>
          <w:rFonts w:ascii="Times New Roman" w:hAnsi="Times New Roman"/>
          <w:i w:val="0"/>
          <w:noProof w:val="0"/>
          <w:color w:val="auto"/>
        </w:rPr>
        <w:t xml:space="preserve"> applications, </w:t>
      </w:r>
      <w:r w:rsidRPr="00680DB8">
        <w:rPr>
          <w:rFonts w:ascii="Times New Roman" w:hAnsi="Times New Roman"/>
          <w:i w:val="0"/>
          <w:noProof w:val="0"/>
          <w:color w:val="auto"/>
        </w:rPr>
        <w:t xml:space="preserve">the </w:t>
      </w:r>
      <w:proofErr w:type="spellStart"/>
      <w:r w:rsidRPr="00680DB8">
        <w:rPr>
          <w:rFonts w:ascii="Times New Roman" w:hAnsi="Times New Roman"/>
          <w:i w:val="0"/>
          <w:noProof w:val="0"/>
          <w:color w:val="auto"/>
        </w:rPr>
        <w:t>SqueezeNet</w:t>
      </w:r>
      <w:proofErr w:type="spellEnd"/>
      <w:r w:rsidR="00B5765B">
        <w:rPr>
          <w:rFonts w:ascii="Times New Roman" w:hAnsi="Times New Roman"/>
          <w:i w:val="0"/>
          <w:noProof w:val="0"/>
          <w:color w:val="auto"/>
        </w:rPr>
        <w:t xml:space="preserve"> deep CNN </w:t>
      </w:r>
      <w:r w:rsidRPr="00680DB8">
        <w:rPr>
          <w:rFonts w:ascii="Times New Roman" w:hAnsi="Times New Roman"/>
          <w:i w:val="0"/>
          <w:noProof w:val="0"/>
          <w:color w:val="auto"/>
        </w:rPr>
        <w:t xml:space="preserve">architecture </w:t>
      </w:r>
      <w:r w:rsidR="00C1410B">
        <w:rPr>
          <w:rFonts w:ascii="Times New Roman" w:hAnsi="Times New Roman"/>
          <w:i w:val="0"/>
          <w:noProof w:val="0"/>
          <w:color w:val="auto"/>
        </w:rPr>
        <w:t xml:space="preserve">mainly </w:t>
      </w:r>
      <w:r w:rsidR="003717D3">
        <w:rPr>
          <w:rFonts w:ascii="Times New Roman" w:hAnsi="Times New Roman"/>
          <w:i w:val="0"/>
          <w:noProof w:val="0"/>
          <w:color w:val="auto"/>
        </w:rPr>
        <w:t>focuses</w:t>
      </w:r>
      <w:r w:rsidR="00C1410B">
        <w:rPr>
          <w:rFonts w:ascii="Times New Roman" w:hAnsi="Times New Roman"/>
          <w:i w:val="0"/>
          <w:noProof w:val="0"/>
          <w:color w:val="auto"/>
        </w:rPr>
        <w:t xml:space="preserve"> on computational cost </w:t>
      </w:r>
      <w:r w:rsidR="007F0F04">
        <w:rPr>
          <w:rFonts w:ascii="Times New Roman" w:hAnsi="Times New Roman"/>
          <w:i w:val="0"/>
          <w:noProof w:val="0"/>
          <w:color w:val="auto"/>
        </w:rPr>
        <w:t>and</w:t>
      </w:r>
      <w:r w:rsidR="00C1410B">
        <w:rPr>
          <w:rFonts w:ascii="Times New Roman" w:hAnsi="Times New Roman"/>
          <w:i w:val="0"/>
          <w:noProof w:val="0"/>
          <w:color w:val="auto"/>
        </w:rPr>
        <w:t xml:space="preserve"> model </w:t>
      </w:r>
      <w:r w:rsidRPr="00680DB8">
        <w:rPr>
          <w:rFonts w:ascii="Times New Roman" w:hAnsi="Times New Roman"/>
          <w:i w:val="0"/>
          <w:noProof w:val="0"/>
          <w:color w:val="auto"/>
        </w:rPr>
        <w:t>efficiency</w:t>
      </w:r>
      <w:r w:rsidR="0058382B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CB6229" w:rsidRPr="009752DF">
        <w:rPr>
          <w:rFonts w:ascii="Times New Roman" w:hAnsi="Times New Roman"/>
          <w:i w:val="0"/>
          <w:noProof w:val="0"/>
          <w:color w:val="auto"/>
        </w:rPr>
        <w:fldChar w:fldCharType="begin"/>
      </w:r>
      <w:r w:rsidR="00461334">
        <w:rPr>
          <w:rFonts w:ascii="Times New Roman" w:hAnsi="Times New Roman"/>
          <w:i w:val="0"/>
          <w:noProof w:val="0"/>
          <w:color w:val="auto"/>
        </w:rPr>
        <w:instrText xml:space="preserve"> ADDIN EN.CITE &lt;EndNote&gt;&lt;Cite&gt;&lt;Author&gt;Iandola&lt;/Author&gt;&lt;Year&gt;2016&lt;/Year&gt;&lt;RecNum&gt;1732&lt;/RecNum&gt;&lt;DisplayText&gt;[51]&lt;/DisplayText&gt;&lt;record&gt;&lt;rec-number&gt;1732&lt;/rec-number&gt;&lt;foreign-keys&gt;&lt;key app="EN" db-id="sw00xtss4spprzeae0cvrtw1sxaw9vwe9tdx"&gt;1732&lt;/key&gt;&lt;/foreign-keys&gt;&lt;ref-type name="Journal Article"&gt;17&lt;/ref-type&gt;&lt;contributors&gt;&lt;authors&gt;&lt;author&gt;Iandola, Forrest N&lt;/author&gt;&lt;author&gt;Han, Song&lt;/author&gt;&lt;author&gt;Moskewicz, Matthew W&lt;/author&gt;&lt;author&gt;Ashraf, Khalid&lt;/author&gt;&lt;author&gt;Dally, William J&lt;/author&gt;&lt;author&gt;Keutzer, Kurt&lt;/author&gt;&lt;/authors&gt;&lt;/contributors&gt;&lt;titles&gt;&lt;title&gt;SqueezeNet: AlexNet-level accuracy with 50x fewer parameters and&amp;lt; 0.5 MB model size&lt;/title&gt;&lt;secondary-title&gt;arXiv preprint arXiv:1602.07360&lt;/secondary-title&gt;&lt;/titles&gt;&lt;periodical&gt;&lt;full-title&gt;arXiv preprint arXiv:1602.07360&lt;/full-title&gt;&lt;/periodical&gt;&lt;dates&gt;&lt;year&gt;2016&lt;/year&gt;&lt;/dates&gt;&lt;urls&gt;&lt;/urls&gt;&lt;/record&gt;&lt;/Cite&gt;&lt;/EndNote&gt;</w:instrText>
      </w:r>
      <w:r w:rsidR="00CB6229" w:rsidRPr="009752DF">
        <w:rPr>
          <w:rFonts w:ascii="Times New Roman" w:hAnsi="Times New Roman"/>
          <w:i w:val="0"/>
          <w:noProof w:val="0"/>
          <w:color w:val="auto"/>
        </w:rPr>
        <w:fldChar w:fldCharType="separate"/>
      </w:r>
      <w:r w:rsidR="00461334">
        <w:rPr>
          <w:rFonts w:ascii="Times New Roman" w:hAnsi="Times New Roman"/>
          <w:i w:val="0"/>
          <w:color w:val="auto"/>
        </w:rPr>
        <w:t>[51]</w:t>
      </w:r>
      <w:r w:rsidR="00CB6229" w:rsidRPr="009752DF">
        <w:rPr>
          <w:rFonts w:ascii="Times New Roman" w:hAnsi="Times New Roman"/>
          <w:i w:val="0"/>
          <w:noProof w:val="0"/>
          <w:color w:val="auto"/>
        </w:rPr>
        <w:fldChar w:fldCharType="end"/>
      </w:r>
      <w:r w:rsidR="008A6FD0" w:rsidRPr="009752DF">
        <w:rPr>
          <w:rFonts w:ascii="Times New Roman" w:hAnsi="Times New Roman"/>
          <w:i w:val="0"/>
          <w:noProof w:val="0"/>
          <w:color w:val="auto"/>
        </w:rPr>
        <w:t>.</w:t>
      </w:r>
      <w:r w:rsidR="0058382B">
        <w:rPr>
          <w:rFonts w:ascii="Times New Roman" w:hAnsi="Times New Roman"/>
          <w:i w:val="0"/>
          <w:noProof w:val="0"/>
          <w:color w:val="auto"/>
        </w:rPr>
        <w:t xml:space="preserve"> The first basic architecture of </w:t>
      </w:r>
      <w:r w:rsidR="003717D3">
        <w:rPr>
          <w:rFonts w:ascii="Times New Roman" w:hAnsi="Times New Roman"/>
          <w:i w:val="0"/>
          <w:noProof w:val="0"/>
          <w:color w:val="auto"/>
        </w:rPr>
        <w:t xml:space="preserve">the </w:t>
      </w:r>
      <w:proofErr w:type="spellStart"/>
      <w:r w:rsidR="008A6FD0" w:rsidRPr="009752DF">
        <w:rPr>
          <w:rFonts w:ascii="Times New Roman" w:hAnsi="Times New Roman"/>
          <w:i w:val="0"/>
          <w:noProof w:val="0"/>
          <w:color w:val="auto"/>
        </w:rPr>
        <w:t>SqueezeNet</w:t>
      </w:r>
      <w:proofErr w:type="spellEnd"/>
      <w:r w:rsidR="008A6FD0" w:rsidRPr="009752DF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64703E">
        <w:rPr>
          <w:rFonts w:ascii="Times New Roman" w:hAnsi="Times New Roman"/>
          <w:i w:val="0"/>
          <w:noProof w:val="0"/>
          <w:color w:val="auto"/>
        </w:rPr>
        <w:t xml:space="preserve">block </w:t>
      </w:r>
      <w:r w:rsidR="003717D3">
        <w:rPr>
          <w:rFonts w:ascii="Times New Roman" w:hAnsi="Times New Roman"/>
          <w:i w:val="0"/>
          <w:noProof w:val="0"/>
          <w:color w:val="auto"/>
        </w:rPr>
        <w:t xml:space="preserve">is </w:t>
      </w:r>
      <w:r w:rsidR="0064703E">
        <w:rPr>
          <w:rFonts w:ascii="Times New Roman" w:hAnsi="Times New Roman"/>
          <w:i w:val="0"/>
          <w:noProof w:val="0"/>
          <w:color w:val="auto"/>
        </w:rPr>
        <w:t xml:space="preserve">commonly known as a </w:t>
      </w:r>
      <w:r w:rsidR="008A6FD0" w:rsidRPr="009752DF">
        <w:rPr>
          <w:rFonts w:ascii="Times New Roman" w:hAnsi="Times New Roman"/>
          <w:i w:val="0"/>
          <w:noProof w:val="0"/>
          <w:color w:val="auto"/>
        </w:rPr>
        <w:t>fire module</w:t>
      </w:r>
      <w:r w:rsidR="003717D3">
        <w:rPr>
          <w:rFonts w:ascii="Times New Roman" w:hAnsi="Times New Roman"/>
          <w:i w:val="0"/>
          <w:noProof w:val="0"/>
          <w:color w:val="auto"/>
        </w:rPr>
        <w:t>,</w:t>
      </w:r>
      <w:r w:rsidR="008A6FD0" w:rsidRPr="009752DF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64703E">
        <w:rPr>
          <w:rFonts w:ascii="Times New Roman" w:hAnsi="Times New Roman"/>
          <w:i w:val="0"/>
          <w:noProof w:val="0"/>
          <w:color w:val="auto"/>
        </w:rPr>
        <w:t xml:space="preserve">as shown in </w:t>
      </w:r>
      <w:r w:rsidR="00A83A46" w:rsidRPr="00A83A46">
        <w:rPr>
          <w:rFonts w:ascii="Times New Roman" w:hAnsi="Times New Roman"/>
          <w:i w:val="0"/>
          <w:noProof w:val="0"/>
          <w:color w:val="auto"/>
        </w:rPr>
        <w:t xml:space="preserve">Fig. </w:t>
      </w:r>
      <w:r w:rsidR="00F7164D" w:rsidRPr="009752DF">
        <w:rPr>
          <w:rFonts w:ascii="Times New Roman" w:hAnsi="Times New Roman"/>
          <w:i w:val="0"/>
          <w:noProof w:val="0"/>
          <w:color w:val="auto"/>
        </w:rPr>
        <w:t>4</w:t>
      </w:r>
      <w:r w:rsidR="008A6FD0" w:rsidRPr="009752DF">
        <w:rPr>
          <w:rFonts w:ascii="Times New Roman" w:hAnsi="Times New Roman"/>
          <w:i w:val="0"/>
          <w:noProof w:val="0"/>
          <w:color w:val="auto"/>
        </w:rPr>
        <w:t xml:space="preserve">. </w:t>
      </w:r>
      <w:r w:rsidR="00AF0C7D">
        <w:rPr>
          <w:rFonts w:ascii="Times New Roman" w:hAnsi="Times New Roman"/>
          <w:i w:val="0"/>
          <w:noProof w:val="0"/>
          <w:color w:val="auto"/>
        </w:rPr>
        <w:t xml:space="preserve">The whole architecture consists of </w:t>
      </w:r>
      <w:r w:rsidR="00AF0C7D" w:rsidRPr="00AF0C7D">
        <w:rPr>
          <w:rFonts w:ascii="Times New Roman" w:hAnsi="Times New Roman"/>
          <w:i w:val="0"/>
          <w:noProof w:val="0"/>
          <w:color w:val="auto"/>
        </w:rPr>
        <w:t xml:space="preserve">two </w:t>
      </w:r>
      <w:r w:rsidR="00536021">
        <w:rPr>
          <w:rFonts w:ascii="Times New Roman" w:hAnsi="Times New Roman"/>
          <w:i w:val="0"/>
          <w:noProof w:val="0"/>
          <w:color w:val="auto"/>
        </w:rPr>
        <w:t xml:space="preserve">stages: </w:t>
      </w:r>
      <w:r w:rsidR="00AF0C7D" w:rsidRPr="00AF0C7D">
        <w:rPr>
          <w:rFonts w:ascii="Times New Roman" w:hAnsi="Times New Roman"/>
          <w:i w:val="0"/>
          <w:noProof w:val="0"/>
          <w:color w:val="auto"/>
        </w:rPr>
        <w:t>a squeeze</w:t>
      </w:r>
      <w:r w:rsidR="00536021">
        <w:rPr>
          <w:rFonts w:ascii="Times New Roman" w:hAnsi="Times New Roman"/>
          <w:i w:val="0"/>
          <w:noProof w:val="0"/>
          <w:color w:val="auto"/>
        </w:rPr>
        <w:t xml:space="preserve"> stage </w:t>
      </w:r>
      <w:r w:rsidR="00AF0C7D" w:rsidRPr="00AF0C7D">
        <w:rPr>
          <w:rFonts w:ascii="Times New Roman" w:hAnsi="Times New Roman"/>
          <w:i w:val="0"/>
          <w:noProof w:val="0"/>
          <w:color w:val="auto"/>
        </w:rPr>
        <w:t>that applies a series of 1</w:t>
      </w:r>
      <w:r w:rsidR="00484EFF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536021">
        <w:rPr>
          <w:rFonts w:ascii="Times New Roman" w:hAnsi="Times New Roman"/>
          <w:i w:val="0"/>
          <w:noProof w:val="0"/>
          <w:color w:val="auto"/>
        </w:rPr>
        <w:sym w:font="Symbol" w:char="F0B4"/>
      </w:r>
      <w:r w:rsidR="00536021">
        <w:rPr>
          <w:rFonts w:ascii="Times New Roman" w:hAnsi="Times New Roman"/>
          <w:i w:val="0"/>
          <w:noProof w:val="0"/>
          <w:color w:val="auto"/>
        </w:rPr>
        <w:t xml:space="preserve"> 1 </w:t>
      </w:r>
      <w:r w:rsidR="00061BB8">
        <w:rPr>
          <w:rFonts w:ascii="Times New Roman" w:hAnsi="Times New Roman"/>
          <w:i w:val="0"/>
          <w:noProof w:val="0"/>
          <w:color w:val="auto"/>
        </w:rPr>
        <w:t>kernel</w:t>
      </w:r>
      <w:r w:rsidR="00536021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AF0C7D" w:rsidRPr="00AF0C7D">
        <w:rPr>
          <w:rFonts w:ascii="Times New Roman" w:hAnsi="Times New Roman"/>
          <w:i w:val="0"/>
          <w:noProof w:val="0"/>
          <w:color w:val="auto"/>
        </w:rPr>
        <w:t xml:space="preserve">and </w:t>
      </w:r>
      <w:r w:rsidR="00484EFF">
        <w:rPr>
          <w:rFonts w:ascii="Times New Roman" w:hAnsi="Times New Roman"/>
          <w:i w:val="0"/>
          <w:noProof w:val="0"/>
          <w:color w:val="auto"/>
        </w:rPr>
        <w:t xml:space="preserve">the </w:t>
      </w:r>
      <w:r w:rsidR="00484EFF" w:rsidRPr="00AF0C7D">
        <w:rPr>
          <w:rFonts w:ascii="Times New Roman" w:hAnsi="Times New Roman"/>
          <w:i w:val="0"/>
          <w:noProof w:val="0"/>
          <w:color w:val="auto"/>
        </w:rPr>
        <w:t xml:space="preserve">expanded </w:t>
      </w:r>
      <w:r w:rsidR="00484EFF">
        <w:rPr>
          <w:rFonts w:ascii="Times New Roman" w:hAnsi="Times New Roman"/>
          <w:i w:val="0"/>
          <w:noProof w:val="0"/>
          <w:color w:val="auto"/>
        </w:rPr>
        <w:t>stage</w:t>
      </w:r>
      <w:r w:rsidR="00484EFF" w:rsidRPr="00AF0C7D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9E49D2">
        <w:rPr>
          <w:rFonts w:ascii="Times New Roman" w:hAnsi="Times New Roman"/>
          <w:i w:val="0"/>
          <w:noProof w:val="0"/>
          <w:color w:val="auto"/>
        </w:rPr>
        <w:t xml:space="preserve">use </w:t>
      </w:r>
      <w:r w:rsidR="00484EFF">
        <w:rPr>
          <w:rFonts w:ascii="Times New Roman" w:hAnsi="Times New Roman"/>
          <w:i w:val="0"/>
          <w:noProof w:val="0"/>
          <w:color w:val="auto"/>
        </w:rPr>
        <w:t xml:space="preserve">3 </w:t>
      </w:r>
      <w:r w:rsidR="00484EFF">
        <w:rPr>
          <w:rFonts w:ascii="Times New Roman" w:hAnsi="Times New Roman"/>
          <w:i w:val="0"/>
          <w:noProof w:val="0"/>
          <w:color w:val="auto"/>
        </w:rPr>
        <w:sym w:font="Symbol" w:char="F0B4"/>
      </w:r>
      <w:r w:rsidR="00484EFF">
        <w:rPr>
          <w:rFonts w:ascii="Times New Roman" w:hAnsi="Times New Roman"/>
          <w:i w:val="0"/>
          <w:noProof w:val="0"/>
          <w:color w:val="auto"/>
        </w:rPr>
        <w:t xml:space="preserve"> 3 kernels</w:t>
      </w:r>
      <w:r w:rsidR="009E49D2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513973">
        <w:rPr>
          <w:rFonts w:ascii="Times New Roman" w:hAnsi="Times New Roman"/>
          <w:i w:val="0"/>
          <w:noProof w:val="0"/>
          <w:color w:val="auto"/>
        </w:rPr>
        <w:t xml:space="preserve">both </w:t>
      </w:r>
      <w:r w:rsidR="009E49D2" w:rsidRPr="00AF0C7D">
        <w:rPr>
          <w:rFonts w:ascii="Times New Roman" w:hAnsi="Times New Roman"/>
          <w:i w:val="0"/>
          <w:noProof w:val="0"/>
          <w:color w:val="auto"/>
        </w:rPr>
        <w:t>followed by a</w:t>
      </w:r>
      <w:r w:rsidR="009E49D2">
        <w:rPr>
          <w:rFonts w:ascii="Times New Roman" w:hAnsi="Times New Roman"/>
          <w:i w:val="0"/>
          <w:noProof w:val="0"/>
          <w:color w:val="auto"/>
        </w:rPr>
        <w:t xml:space="preserve"> conventional rectified linear unit (</w:t>
      </w:r>
      <w:proofErr w:type="spellStart"/>
      <w:r w:rsidR="009E49D2" w:rsidRPr="00AF0C7D">
        <w:rPr>
          <w:rFonts w:ascii="Times New Roman" w:hAnsi="Times New Roman"/>
          <w:i w:val="0"/>
          <w:noProof w:val="0"/>
          <w:color w:val="auto"/>
        </w:rPr>
        <w:t>ReLU</w:t>
      </w:r>
      <w:proofErr w:type="spellEnd"/>
      <w:r w:rsidR="009E49D2">
        <w:rPr>
          <w:rFonts w:ascii="Times New Roman" w:hAnsi="Times New Roman"/>
          <w:i w:val="0"/>
          <w:noProof w:val="0"/>
          <w:color w:val="auto"/>
        </w:rPr>
        <w:t>)</w:t>
      </w:r>
      <w:r w:rsidR="009E49D2" w:rsidRPr="00AF0C7D">
        <w:rPr>
          <w:rFonts w:ascii="Times New Roman" w:hAnsi="Times New Roman"/>
          <w:i w:val="0"/>
          <w:noProof w:val="0"/>
          <w:color w:val="auto"/>
        </w:rPr>
        <w:t xml:space="preserve"> activation</w:t>
      </w:r>
      <w:r w:rsidR="009E49D2">
        <w:rPr>
          <w:rFonts w:ascii="Times New Roman" w:hAnsi="Times New Roman"/>
          <w:i w:val="0"/>
          <w:noProof w:val="0"/>
          <w:color w:val="auto"/>
        </w:rPr>
        <w:t xml:space="preserve"> function.</w:t>
      </w:r>
      <w:r w:rsidR="00FE2839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0276BD" w:rsidRPr="000276BD">
        <w:rPr>
          <w:rFonts w:ascii="Times New Roman" w:hAnsi="Times New Roman"/>
          <w:i w:val="0"/>
          <w:noProof w:val="0"/>
          <w:color w:val="auto"/>
        </w:rPr>
        <w:t xml:space="preserve">The </w:t>
      </w:r>
      <w:r w:rsidR="005966ED">
        <w:rPr>
          <w:rFonts w:ascii="Times New Roman" w:hAnsi="Times New Roman"/>
          <w:i w:val="0"/>
          <w:noProof w:val="0"/>
          <w:color w:val="auto"/>
        </w:rPr>
        <w:t xml:space="preserve">number </w:t>
      </w:r>
      <w:r w:rsidR="000276BD" w:rsidRPr="000276BD">
        <w:rPr>
          <w:rFonts w:ascii="Times New Roman" w:hAnsi="Times New Roman"/>
          <w:i w:val="0"/>
          <w:noProof w:val="0"/>
          <w:color w:val="auto"/>
        </w:rPr>
        <w:t xml:space="preserve">of squeeze filters that can be learned is always less than the volume of the input. Consequently, the squeeze </w:t>
      </w:r>
      <w:r w:rsidR="005966ED">
        <w:rPr>
          <w:rFonts w:ascii="Times New Roman" w:hAnsi="Times New Roman"/>
          <w:i w:val="0"/>
          <w:noProof w:val="0"/>
          <w:color w:val="auto"/>
        </w:rPr>
        <w:t xml:space="preserve">stage </w:t>
      </w:r>
      <w:r w:rsidR="000276BD" w:rsidRPr="000276BD">
        <w:rPr>
          <w:rFonts w:ascii="Times New Roman" w:hAnsi="Times New Roman"/>
          <w:i w:val="0"/>
          <w:noProof w:val="0"/>
          <w:color w:val="auto"/>
        </w:rPr>
        <w:t xml:space="preserve">may be </w:t>
      </w:r>
      <w:r w:rsidR="007F0F04">
        <w:rPr>
          <w:rFonts w:ascii="Times New Roman" w:hAnsi="Times New Roman"/>
          <w:i w:val="0"/>
          <w:noProof w:val="0"/>
          <w:color w:val="auto"/>
        </w:rPr>
        <w:t>considered</w:t>
      </w:r>
      <w:r w:rsidR="000276BD" w:rsidRPr="000276BD">
        <w:rPr>
          <w:rFonts w:ascii="Times New Roman" w:hAnsi="Times New Roman"/>
          <w:i w:val="0"/>
          <w:noProof w:val="0"/>
          <w:color w:val="auto"/>
        </w:rPr>
        <w:t xml:space="preserve"> a dimensionality reduction process that also captures the pixel correlations between input channels.</w:t>
      </w:r>
      <w:r w:rsidR="00EB2A42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B51793">
        <w:rPr>
          <w:rFonts w:ascii="Times New Roman" w:hAnsi="Times New Roman"/>
          <w:i w:val="0"/>
          <w:noProof w:val="0"/>
        </w:rPr>
        <w:t>T</w:t>
      </w:r>
      <w:r w:rsidR="00B51793" w:rsidRPr="005966ED">
        <w:rPr>
          <w:rFonts w:ascii="Times New Roman" w:hAnsi="Times New Roman"/>
          <w:i w:val="0"/>
          <w:noProof w:val="0"/>
        </w:rPr>
        <w:t xml:space="preserve">he output of the squeezing phase </w:t>
      </w:r>
      <w:r w:rsidR="00061BB8" w:rsidRPr="005966ED">
        <w:rPr>
          <w:rFonts w:ascii="Times New Roman" w:hAnsi="Times New Roman"/>
          <w:i w:val="0"/>
          <w:noProof w:val="0"/>
        </w:rPr>
        <w:t>relates to</w:t>
      </w:r>
      <w:r w:rsidR="00B51793">
        <w:rPr>
          <w:rFonts w:ascii="Times New Roman" w:hAnsi="Times New Roman"/>
          <w:i w:val="0"/>
          <w:noProof w:val="0"/>
        </w:rPr>
        <w:t xml:space="preserve"> </w:t>
      </w:r>
      <w:r w:rsidR="005966ED" w:rsidRPr="005966ED">
        <w:rPr>
          <w:rFonts w:ascii="Times New Roman" w:hAnsi="Times New Roman"/>
          <w:i w:val="0"/>
          <w:noProof w:val="0"/>
        </w:rPr>
        <w:t xml:space="preserve">the expansion phase, which combines learning 1 </w:t>
      </w:r>
      <w:r w:rsidR="00EB2A42">
        <w:rPr>
          <w:rFonts w:ascii="Times New Roman" w:hAnsi="Times New Roman"/>
          <w:i w:val="0"/>
          <w:noProof w:val="0"/>
        </w:rPr>
        <w:sym w:font="Symbol" w:char="F0B4"/>
      </w:r>
      <w:r w:rsidR="00EB2A42">
        <w:rPr>
          <w:rFonts w:ascii="Times New Roman" w:hAnsi="Times New Roman"/>
          <w:i w:val="0"/>
          <w:noProof w:val="0"/>
        </w:rPr>
        <w:t xml:space="preserve"> </w:t>
      </w:r>
      <w:r w:rsidR="005966ED" w:rsidRPr="005966ED">
        <w:rPr>
          <w:rFonts w:ascii="Times New Roman" w:hAnsi="Times New Roman"/>
          <w:i w:val="0"/>
          <w:noProof w:val="0"/>
        </w:rPr>
        <w:t>1 and 3</w:t>
      </w:r>
      <w:r w:rsidR="00EB2A42">
        <w:rPr>
          <w:rFonts w:ascii="Times New Roman" w:hAnsi="Times New Roman"/>
          <w:i w:val="0"/>
          <w:noProof w:val="0"/>
        </w:rPr>
        <w:t xml:space="preserve"> </w:t>
      </w:r>
      <w:r w:rsidR="00EB2A42">
        <w:rPr>
          <w:rFonts w:ascii="Times New Roman" w:hAnsi="Times New Roman"/>
          <w:i w:val="0"/>
          <w:noProof w:val="0"/>
        </w:rPr>
        <w:sym w:font="Symbol" w:char="F0B4"/>
      </w:r>
      <w:r w:rsidR="005966ED" w:rsidRPr="005966ED">
        <w:rPr>
          <w:rFonts w:ascii="Times New Roman" w:hAnsi="Times New Roman"/>
          <w:i w:val="0"/>
          <w:noProof w:val="0"/>
        </w:rPr>
        <w:t xml:space="preserve"> 3 convolutions</w:t>
      </w:r>
      <w:r w:rsidR="00B51793">
        <w:rPr>
          <w:rFonts w:ascii="Times New Roman" w:hAnsi="Times New Roman"/>
          <w:i w:val="0"/>
          <w:noProof w:val="0"/>
        </w:rPr>
        <w:t xml:space="preserve">. </w:t>
      </w:r>
      <w:r w:rsidR="00F35C67">
        <w:rPr>
          <w:rFonts w:ascii="Times New Roman" w:hAnsi="Times New Roman"/>
          <w:i w:val="0"/>
          <w:noProof w:val="0"/>
          <w:color w:val="auto"/>
        </w:rPr>
        <w:t xml:space="preserve">To reduce the </w:t>
      </w:r>
      <w:r w:rsidR="00E56EA2" w:rsidRPr="00BB0E03">
        <w:rPr>
          <w:rFonts w:ascii="Times New Roman" w:hAnsi="Times New Roman"/>
          <w:i w:val="0"/>
          <w:noProof w:val="0"/>
          <w:color w:val="auto"/>
        </w:rPr>
        <w:t>vanishing gradient</w:t>
      </w:r>
      <w:r w:rsidR="00E56EA2" w:rsidRPr="00E56EA2">
        <w:rPr>
          <w:rFonts w:ascii="Times New Roman" w:hAnsi="Times New Roman"/>
          <w:i w:val="0"/>
          <w:noProof w:val="0"/>
          <w:color w:val="auto"/>
        </w:rPr>
        <w:t xml:space="preserve"> issue during </w:t>
      </w:r>
      <w:r w:rsidR="00E56EA2">
        <w:rPr>
          <w:rFonts w:ascii="Times New Roman" w:hAnsi="Times New Roman"/>
          <w:i w:val="0"/>
          <w:noProof w:val="0"/>
          <w:color w:val="auto"/>
        </w:rPr>
        <w:t>the training</w:t>
      </w:r>
      <w:r w:rsidR="00F35C67">
        <w:rPr>
          <w:rFonts w:ascii="Times New Roman" w:hAnsi="Times New Roman"/>
          <w:i w:val="0"/>
          <w:noProof w:val="0"/>
          <w:color w:val="auto"/>
        </w:rPr>
        <w:t xml:space="preserve"> as well as decrease the </w:t>
      </w:r>
      <w:r w:rsidR="00E56EA2" w:rsidRPr="00E56EA2">
        <w:rPr>
          <w:rFonts w:ascii="Times New Roman" w:hAnsi="Times New Roman"/>
          <w:i w:val="0"/>
          <w:noProof w:val="0"/>
          <w:color w:val="auto"/>
        </w:rPr>
        <w:t xml:space="preserve">computational </w:t>
      </w:r>
      <w:r w:rsidR="00F35C67">
        <w:rPr>
          <w:rFonts w:ascii="Times New Roman" w:hAnsi="Times New Roman"/>
          <w:i w:val="0"/>
          <w:noProof w:val="0"/>
          <w:color w:val="auto"/>
        </w:rPr>
        <w:t xml:space="preserve">complexity, </w:t>
      </w:r>
      <w:r w:rsidR="00BB0E03">
        <w:rPr>
          <w:rFonts w:ascii="Times New Roman" w:hAnsi="Times New Roman"/>
          <w:i w:val="0"/>
          <w:noProof w:val="0"/>
          <w:color w:val="auto"/>
        </w:rPr>
        <w:t xml:space="preserve">we proposed </w:t>
      </w:r>
      <w:r w:rsidR="003717D3">
        <w:rPr>
          <w:rFonts w:ascii="Times New Roman" w:hAnsi="Times New Roman"/>
          <w:i w:val="0"/>
          <w:noProof w:val="0"/>
          <w:color w:val="auto"/>
        </w:rPr>
        <w:t xml:space="preserve">an </w:t>
      </w:r>
      <w:r w:rsidR="00D571F2">
        <w:rPr>
          <w:rFonts w:ascii="Times New Roman" w:hAnsi="Times New Roman"/>
          <w:i w:val="0"/>
          <w:noProof w:val="0"/>
          <w:color w:val="auto"/>
        </w:rPr>
        <w:t xml:space="preserve">improved </w:t>
      </w:r>
      <w:r w:rsidR="00E1190E" w:rsidRPr="00BB0E03">
        <w:rPr>
          <w:rFonts w:ascii="Times New Roman" w:hAnsi="Times New Roman"/>
          <w:i w:val="0"/>
          <w:noProof w:val="0"/>
          <w:color w:val="auto"/>
        </w:rPr>
        <w:t xml:space="preserve">squeeze-and-excitation block (SEB) by stacking </w:t>
      </w:r>
      <w:r w:rsidR="003717D3">
        <w:rPr>
          <w:rFonts w:ascii="Times New Roman" w:hAnsi="Times New Roman"/>
          <w:i w:val="0"/>
          <w:noProof w:val="0"/>
          <w:color w:val="auto"/>
        </w:rPr>
        <w:t xml:space="preserve">a </w:t>
      </w:r>
      <w:r w:rsidR="00D6454A">
        <w:rPr>
          <w:rFonts w:ascii="Times New Roman" w:hAnsi="Times New Roman"/>
          <w:i w:val="0"/>
          <w:noProof w:val="0"/>
          <w:color w:val="auto"/>
        </w:rPr>
        <w:t>series of 1</w:t>
      </w:r>
      <w:r w:rsidR="00D6454A" w:rsidRPr="00BB0E03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D6454A" w:rsidRPr="00BB0E03">
        <w:rPr>
          <w:rFonts w:ascii="Times New Roman" w:hAnsi="Times New Roman"/>
          <w:i w:val="0"/>
          <w:noProof w:val="0"/>
          <w:color w:val="auto"/>
        </w:rPr>
        <w:sym w:font="Symbol" w:char="F0B4"/>
      </w:r>
      <w:r w:rsidR="00D6454A" w:rsidRPr="00BB0E03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D6454A">
        <w:rPr>
          <w:rFonts w:ascii="Times New Roman" w:hAnsi="Times New Roman"/>
          <w:i w:val="0"/>
          <w:noProof w:val="0"/>
          <w:color w:val="auto"/>
        </w:rPr>
        <w:t xml:space="preserve">1 </w:t>
      </w:r>
      <w:r w:rsidR="00E1190E" w:rsidRPr="00BB0E03">
        <w:rPr>
          <w:rFonts w:ascii="Times New Roman" w:hAnsi="Times New Roman"/>
          <w:i w:val="0"/>
          <w:noProof w:val="0"/>
          <w:color w:val="auto"/>
        </w:rPr>
        <w:t xml:space="preserve">convolution layers in each phase and using the </w:t>
      </w:r>
      <w:proofErr w:type="spellStart"/>
      <w:r w:rsidR="00E1190E" w:rsidRPr="00BB0E03">
        <w:rPr>
          <w:rFonts w:ascii="Times New Roman" w:hAnsi="Times New Roman"/>
          <w:i w:val="0"/>
          <w:noProof w:val="0"/>
          <w:color w:val="auto"/>
        </w:rPr>
        <w:t>LReLU</w:t>
      </w:r>
      <w:proofErr w:type="spellEnd"/>
      <w:r w:rsidR="00E1190E" w:rsidRPr="00BB0E03">
        <w:rPr>
          <w:rFonts w:ascii="Times New Roman" w:hAnsi="Times New Roman"/>
          <w:i w:val="0"/>
          <w:noProof w:val="0"/>
          <w:color w:val="auto"/>
        </w:rPr>
        <w:t xml:space="preserve"> activation function in place of the </w:t>
      </w:r>
      <w:proofErr w:type="spellStart"/>
      <w:r w:rsidR="00E1190E" w:rsidRPr="00BB0E03">
        <w:rPr>
          <w:rFonts w:ascii="Times New Roman" w:hAnsi="Times New Roman"/>
          <w:i w:val="0"/>
          <w:noProof w:val="0"/>
          <w:color w:val="auto"/>
        </w:rPr>
        <w:t>ReLU</w:t>
      </w:r>
      <w:proofErr w:type="spellEnd"/>
      <w:r w:rsidR="00E1190E" w:rsidRPr="00BB0E03">
        <w:rPr>
          <w:rFonts w:ascii="Times New Roman" w:hAnsi="Times New Roman"/>
          <w:i w:val="0"/>
          <w:noProof w:val="0"/>
          <w:color w:val="auto"/>
        </w:rPr>
        <w:t xml:space="preserve"> activation function</w:t>
      </w:r>
      <w:r w:rsidR="00BB0E03" w:rsidRPr="00BB0E03">
        <w:rPr>
          <w:rFonts w:ascii="Times New Roman" w:hAnsi="Times New Roman"/>
          <w:i w:val="0"/>
          <w:noProof w:val="0"/>
          <w:color w:val="auto"/>
        </w:rPr>
        <w:t>. Suppose</w:t>
      </w:r>
      <w:r w:rsidR="00DA3063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3717D3">
        <w:rPr>
          <w:rFonts w:ascii="Times New Roman" w:hAnsi="Times New Roman"/>
          <w:i w:val="0"/>
          <w:noProof w:val="0"/>
          <w:color w:val="auto"/>
        </w:rPr>
        <w:t xml:space="preserve">the </w:t>
      </w:r>
      <w:r w:rsidR="0024216D" w:rsidRPr="00BB0E03">
        <w:rPr>
          <w:rFonts w:ascii="Times New Roman" w:hAnsi="Times New Roman"/>
          <w:i w:val="0"/>
          <w:noProof w:val="0"/>
          <w:color w:val="auto"/>
        </w:rPr>
        <w:t>proposed SEB contains N number of Blocks</w:t>
      </w:r>
      <w:r w:rsidR="00DA3063">
        <w:rPr>
          <w:rFonts w:ascii="Times New Roman" w:hAnsi="Times New Roman"/>
          <w:i w:val="0"/>
          <w:noProof w:val="0"/>
          <w:color w:val="auto"/>
        </w:rPr>
        <w:t>, then</w:t>
      </w:r>
      <w:r w:rsidR="0016611D">
        <w:rPr>
          <w:rFonts w:ascii="Times New Roman" w:hAnsi="Times New Roman"/>
          <w:i w:val="0"/>
          <w:noProof w:val="0"/>
          <w:color w:val="auto"/>
        </w:rPr>
        <w:t xml:space="preserve"> </w:t>
      </w:r>
      <m:oMath>
        <m:sSub>
          <m:sSubPr>
            <m:ctrlPr>
              <w:rPr>
                <w:rFonts w:ascii="Cambria Math" w:hAnsi="Cambria Math"/>
                <w:i w:val="0"/>
                <w:noProof w:val="0"/>
                <w:color w:val="auto"/>
              </w:rPr>
            </m:ctrlPr>
          </m:sSubPr>
          <m:e>
            <m:r>
              <w:rPr>
                <w:rFonts w:ascii="Cambria Math" w:hAnsi="Cambria Math"/>
                <w:noProof w:val="0"/>
                <w:color w:val="auto"/>
              </w:rPr>
              <m:t>x</m:t>
            </m:r>
          </m:e>
          <m:sub>
            <m:r>
              <w:rPr>
                <w:rFonts w:ascii="Cambria Math" w:hAnsi="Cambria Math"/>
                <w:noProof w:val="0"/>
                <w:color w:val="auto"/>
              </w:rPr>
              <m:t>n-1</m:t>
            </m:r>
          </m:sub>
        </m:sSub>
      </m:oMath>
      <w:r w:rsidR="00BB0E03" w:rsidRPr="00BB0E03">
        <w:rPr>
          <w:rFonts w:ascii="Times New Roman" w:hAnsi="Times New Roman"/>
          <w:i w:val="0"/>
          <w:noProof w:val="0"/>
          <w:color w:val="auto"/>
        </w:rPr>
        <w:t xml:space="preserve"> and </w:t>
      </w:r>
      <m:oMath>
        <m:sSub>
          <m:sSubPr>
            <m:ctrlPr>
              <w:rPr>
                <w:rFonts w:ascii="Cambria Math" w:hAnsi="Cambria Math"/>
                <w:i w:val="0"/>
                <w:noProof w:val="0"/>
                <w:color w:val="auto"/>
              </w:rPr>
            </m:ctrlPr>
          </m:sSubPr>
          <m:e>
            <m:r>
              <w:rPr>
                <w:rFonts w:ascii="Cambria Math" w:hAnsi="Cambria Math"/>
                <w:noProof w:val="0"/>
                <w:color w:val="auto"/>
              </w:rPr>
              <m:t>x</m:t>
            </m:r>
          </m:e>
          <m:sub>
            <m:r>
              <w:rPr>
                <w:rFonts w:ascii="Cambria Math" w:hAnsi="Cambria Math"/>
                <w:noProof w:val="0"/>
                <w:color w:val="auto"/>
              </w:rPr>
              <m:t>n</m:t>
            </m:r>
          </m:sub>
        </m:sSub>
      </m:oMath>
      <w:r w:rsidR="00BB0E03" w:rsidRPr="00BB0E03">
        <w:rPr>
          <w:rFonts w:ascii="Times New Roman" w:hAnsi="Times New Roman"/>
          <w:i w:val="0"/>
          <w:noProof w:val="0"/>
          <w:color w:val="auto"/>
        </w:rPr>
        <w:t xml:space="preserve"> </w:t>
      </w:r>
      <w:r w:rsidR="0016611D">
        <w:rPr>
          <w:rFonts w:ascii="Times New Roman" w:hAnsi="Times New Roman"/>
          <w:i w:val="0"/>
          <w:noProof w:val="0"/>
          <w:color w:val="auto"/>
        </w:rPr>
        <w:t>be</w:t>
      </w:r>
      <w:r w:rsidR="00BB0E03" w:rsidRPr="00BB0E03">
        <w:rPr>
          <w:rFonts w:ascii="Times New Roman" w:hAnsi="Times New Roman"/>
          <w:i w:val="0"/>
          <w:noProof w:val="0"/>
          <w:color w:val="auto"/>
        </w:rPr>
        <w:t xml:space="preserve"> the input and output of the nth SEB block</w:t>
      </w:r>
      <w:r w:rsidR="00DA3063">
        <w:rPr>
          <w:rFonts w:ascii="Times New Roman" w:hAnsi="Times New Roman"/>
          <w:i w:val="0"/>
          <w:noProof w:val="0"/>
          <w:color w:val="auto"/>
        </w:rPr>
        <w:t xml:space="preserve">. The </w:t>
      </w:r>
      <w:r w:rsidR="00BB0E03" w:rsidRPr="00BB0E03">
        <w:rPr>
          <w:rFonts w:ascii="Times New Roman" w:hAnsi="Times New Roman"/>
          <w:i w:val="0"/>
          <w:noProof w:val="0"/>
          <w:color w:val="auto"/>
        </w:rPr>
        <w:t xml:space="preserve">resultant output of </w:t>
      </w:r>
      <m:oMath>
        <m:sSub>
          <m:sSubPr>
            <m:ctrlPr>
              <w:rPr>
                <w:rFonts w:ascii="Cambria Math" w:hAnsi="Cambria Math"/>
                <w:i w:val="0"/>
                <w:noProof w:val="0"/>
                <w:color w:val="auto"/>
              </w:rPr>
            </m:ctrlPr>
          </m:sSubPr>
          <m:e>
            <m:r>
              <w:rPr>
                <w:rFonts w:ascii="Cambria Math" w:hAnsi="Cambria Math"/>
                <w:noProof w:val="0"/>
                <w:color w:val="auto"/>
              </w:rPr>
              <m:t>x</m:t>
            </m:r>
          </m:e>
          <m:sub>
            <m:r>
              <w:rPr>
                <w:rFonts w:ascii="Cambria Math" w:hAnsi="Cambria Math"/>
                <w:noProof w:val="0"/>
                <w:color w:val="auto"/>
              </w:rPr>
              <m:t>n</m:t>
            </m:r>
          </m:sub>
        </m:sSub>
      </m:oMath>
      <w:r w:rsidR="00BB0E03" w:rsidRPr="00BB0E03">
        <w:rPr>
          <w:rFonts w:ascii="Times New Roman" w:hAnsi="Times New Roman"/>
          <w:i w:val="0"/>
          <w:noProof w:val="0"/>
          <w:color w:val="auto"/>
        </w:rPr>
        <w:t xml:space="preserve"> feed to the </w:t>
      </w:r>
      <w:r w:rsidR="00D571F2">
        <w:rPr>
          <w:rFonts w:ascii="Times New Roman" w:hAnsi="Times New Roman"/>
          <w:i w:val="0"/>
          <w:noProof w:val="0"/>
          <w:color w:val="auto"/>
        </w:rPr>
        <w:t xml:space="preserve">SCB </w:t>
      </w:r>
      <w:r w:rsidR="00BB0E03" w:rsidRPr="00BB0E03">
        <w:rPr>
          <w:rFonts w:ascii="Times New Roman" w:hAnsi="Times New Roman"/>
          <w:i w:val="0"/>
          <w:noProof w:val="0"/>
          <w:color w:val="auto"/>
        </w:rPr>
        <w:t>block.</w:t>
      </w:r>
    </w:p>
    <w:p w14:paraId="1F8EEAB5" w14:textId="77777777" w:rsidR="00BB0E03" w:rsidRPr="009752DF" w:rsidRDefault="00000000" w:rsidP="00BB0E03">
      <w:pPr>
        <w:ind w:firstLine="360"/>
        <w:rPr>
          <w:sz w:val="20"/>
          <w:lang w:bidi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lang w:bidi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bidi="en-US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lang w:bidi="en-US"/>
                </w:rPr>
                <m:t>n</m:t>
              </m:r>
            </m:sub>
          </m:sSub>
          <m:r>
            <w:rPr>
              <w:rFonts w:ascii="Cambria Math" w:hAnsi="Cambria Math"/>
              <w:sz w:val="20"/>
              <w:lang w:bidi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0"/>
                  <w:lang w:bidi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bidi="en-US"/>
                </w:rPr>
                <m:t>H</m:t>
              </m:r>
            </m:e>
            <m:sub>
              <m:r>
                <w:rPr>
                  <w:rFonts w:ascii="Cambria Math" w:hAnsi="Cambria Math"/>
                  <w:sz w:val="20"/>
                  <w:lang w:bidi="en-US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lang w:bidi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bidi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bidi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bidi="en-US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  <w:sz w:val="20"/>
              <w:lang w:bidi="en-US"/>
            </w:rPr>
            <m:t xml:space="preserve">,   =        </m:t>
          </m:r>
          <m:sSub>
            <m:sSubPr>
              <m:ctrlPr>
                <w:rPr>
                  <w:rFonts w:ascii="Cambria Math" w:hAnsi="Cambria Math"/>
                  <w:i/>
                  <w:sz w:val="20"/>
                  <w:lang w:bidi="en-US"/>
                </w:rPr>
              </m:ctrlPr>
            </m:sSubPr>
            <m:e>
              <m:r>
                <w:rPr>
                  <w:rFonts w:ascii="Cambria Math" w:hAnsi="Cambria Math"/>
                  <w:sz w:val="20"/>
                  <w:lang w:bidi="en-US"/>
                </w:rPr>
                <m:t>H</m:t>
              </m:r>
            </m:e>
            <m:sub>
              <m:r>
                <w:rPr>
                  <w:rFonts w:ascii="Cambria Math" w:hAnsi="Cambria Math"/>
                  <w:sz w:val="20"/>
                  <w:lang w:bidi="en-US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lang w:bidi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bidi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bidi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bidi="en-US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  <w:sz w:val="20"/>
              <w:lang w:bidi="en-US"/>
            </w:rPr>
            <m:t xml:space="preserve"> (…</m:t>
          </m:r>
          <m:d>
            <m:dPr>
              <m:ctrlPr>
                <w:rPr>
                  <w:rFonts w:ascii="Cambria Math" w:hAnsi="Cambria Math"/>
                  <w:i/>
                  <w:sz w:val="20"/>
                  <w:lang w:bidi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lang w:bidi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lang w:bidi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0"/>
                      <w:lang w:bidi="en-US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lang w:bidi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bidi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bidi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bidi="en-US"/>
                        </w:rPr>
                        <m:t>0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0"/>
              <w:lang w:bidi="en-US"/>
            </w:rPr>
            <m:t xml:space="preserve">…)),                                (2)  </m:t>
          </m:r>
        </m:oMath>
      </m:oMathPara>
    </w:p>
    <w:p w14:paraId="48CED621" w14:textId="77777777" w:rsidR="00BB0E03" w:rsidRPr="009752DF" w:rsidRDefault="00BB0E03" w:rsidP="00BB0E03">
      <w:pPr>
        <w:ind w:firstLine="360"/>
        <w:rPr>
          <w:sz w:val="20"/>
          <w:lang w:bidi="en-US"/>
        </w:rPr>
      </w:pPr>
    </w:p>
    <w:p w14:paraId="787EB356" w14:textId="77777777" w:rsidR="00BB0E03" w:rsidRPr="009752DF" w:rsidRDefault="00BB0E03" w:rsidP="00E1190E">
      <w:pPr>
        <w:pStyle w:val="MDPI22heading2"/>
        <w:ind w:firstLine="360"/>
        <w:jc w:val="both"/>
      </w:pPr>
    </w:p>
    <w:p w14:paraId="1FD1FB66" w14:textId="57F40D20" w:rsidR="00EA616B" w:rsidRPr="009752DF" w:rsidRDefault="00A61DB5" w:rsidP="00BC5259">
      <w:pPr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4F067B7" wp14:editId="5DE2917B">
            <wp:extent cx="5612130" cy="373824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9977B" w14:textId="55B8AC97" w:rsidR="006A42DF" w:rsidRDefault="00602FA8" w:rsidP="00BC5259">
      <w:pPr>
        <w:ind w:firstLine="360"/>
        <w:jc w:val="center"/>
        <w:rPr>
          <w:snapToGrid w:val="0"/>
          <w:sz w:val="20"/>
          <w:szCs w:val="22"/>
          <w:lang w:bidi="en-US"/>
        </w:rPr>
      </w:pPr>
      <w:r w:rsidRPr="00602FA8">
        <w:rPr>
          <w:b/>
          <w:bCs/>
          <w:sz w:val="18"/>
          <w:lang w:bidi="en-US"/>
        </w:rPr>
        <w:t xml:space="preserve">Fig. </w:t>
      </w:r>
      <w:r>
        <w:rPr>
          <w:b/>
          <w:bCs/>
          <w:sz w:val="18"/>
          <w:lang w:bidi="en-US"/>
        </w:rPr>
        <w:t>6</w:t>
      </w:r>
      <w:r w:rsidRPr="00602FA8">
        <w:rPr>
          <w:b/>
          <w:bCs/>
          <w:sz w:val="18"/>
          <w:lang w:bidi="en-US"/>
        </w:rPr>
        <w:t>.</w:t>
      </w:r>
      <w:r w:rsidR="006A42DF" w:rsidRPr="009752DF">
        <w:rPr>
          <w:sz w:val="18"/>
          <w:lang w:bidi="en-US"/>
        </w:rPr>
        <w:t xml:space="preserve"> </w:t>
      </w:r>
      <w:r w:rsidR="00206EBC" w:rsidRPr="009752DF">
        <w:rPr>
          <w:snapToGrid w:val="0"/>
          <w:sz w:val="20"/>
          <w:szCs w:val="22"/>
          <w:lang w:bidi="en-US"/>
        </w:rPr>
        <w:t xml:space="preserve">The structures of different residual learning blocks. </w:t>
      </w:r>
      <w:r w:rsidR="008348F4" w:rsidRPr="009752DF">
        <w:rPr>
          <w:snapToGrid w:val="0"/>
          <w:sz w:val="20"/>
          <w:szCs w:val="22"/>
          <w:lang w:bidi="en-US"/>
        </w:rPr>
        <w:t xml:space="preserve">(a) </w:t>
      </w:r>
      <w:proofErr w:type="spellStart"/>
      <w:r w:rsidR="008348F4" w:rsidRPr="009752DF">
        <w:rPr>
          <w:snapToGrid w:val="0"/>
          <w:sz w:val="20"/>
          <w:szCs w:val="22"/>
          <w:lang w:bidi="en-US"/>
        </w:rPr>
        <w:t>SRResNet</w:t>
      </w:r>
      <w:proofErr w:type="spellEnd"/>
      <w:r w:rsidR="00D03E07">
        <w:rPr>
          <w:snapToGrid w:val="0"/>
          <w:sz w:val="20"/>
          <w:szCs w:val="22"/>
          <w:lang w:bidi="en-US"/>
        </w:rPr>
        <w:t xml:space="preserve"> </w:t>
      </w:r>
      <w:r w:rsidR="00D03E07" w:rsidRPr="006841EB">
        <w:rPr>
          <w:bCs/>
          <w:color w:val="auto"/>
          <w:sz w:val="20"/>
          <w:lang w:bidi="en-US"/>
        </w:rPr>
        <w:fldChar w:fldCharType="begin"/>
      </w:r>
      <w:r w:rsidR="00D03E07">
        <w:rPr>
          <w:bCs/>
          <w:color w:val="auto"/>
          <w:sz w:val="20"/>
          <w:lang w:bidi="en-US"/>
        </w:rPr>
        <w:instrText xml:space="preserve"> ADDIN EN.CITE &lt;EndNote&gt;&lt;Cite&gt;&lt;Author&gt;Ledig&lt;/Author&gt;&lt;Year&gt;2017&lt;/Year&gt;&lt;RecNum&gt;112&lt;/RecNum&gt;&lt;DisplayText&gt;[25]&lt;/DisplayText&gt;&lt;record&gt;&lt;rec-number&gt;112&lt;/rec-number&gt;&lt;foreign-keys&gt;&lt;key app="EN" db-id="9tr2d2ds7prvf4exd5apa0vtef2v9arspsdw" timestamp="1547280923"&gt;112&lt;/key&gt;&lt;/foreign-keys&gt;&lt;ref-type name="Journal Article"&gt;17&lt;/ref-type&gt;&lt;contributors&gt;&lt;authors&gt;&lt;author&gt;Ledig, Christian&lt;/author&gt;&lt;author&gt;Theis, Lucas&lt;/author&gt;&lt;author&gt;Huszár, Ferenc&lt;/author&gt;&lt;author&gt;Caballero, Jose&lt;/author&gt;&lt;author&gt;Cunningham, Andrew&lt;/author&gt;&lt;author&gt;Acosta, Alejandro&lt;/author&gt;&lt;author&gt;Aitken, Andrew&lt;/author&gt;&lt;author&gt;Tejani, Alykhan&lt;/author&gt;&lt;author&gt;Totz, Johannes&lt;/author&gt;&lt;author&gt;Wang, Zehan&lt;/author&gt;&lt;/authors&gt;&lt;/contributors&gt;&lt;titles&gt;&lt;title&gt;Photo-realistic single image super-resolution using a generative adversarial network&lt;/title&gt;&lt;secondary-title&gt;arXiv preprint&lt;/secondary-title&gt;&lt;/titles&gt;&lt;periodical&gt;&lt;full-title&gt;arXiv preprint&lt;/full-title&gt;&lt;/periodical&gt;&lt;dates&gt;&lt;year&gt;2017&lt;/year&gt;&lt;/dates&gt;&lt;urls&gt;&lt;/urls&gt;&lt;/record&gt;&lt;/Cite&gt;&lt;/EndNote&gt;</w:instrText>
      </w:r>
      <w:r w:rsidR="00D03E07" w:rsidRPr="006841EB">
        <w:rPr>
          <w:bCs/>
          <w:color w:val="auto"/>
          <w:sz w:val="20"/>
          <w:lang w:bidi="en-US"/>
        </w:rPr>
        <w:fldChar w:fldCharType="separate"/>
      </w:r>
      <w:r w:rsidR="00D03E07">
        <w:rPr>
          <w:bCs/>
          <w:noProof/>
          <w:color w:val="auto"/>
          <w:sz w:val="20"/>
          <w:lang w:bidi="en-US"/>
        </w:rPr>
        <w:t>[25]</w:t>
      </w:r>
      <w:r w:rsidR="00D03E07" w:rsidRPr="006841EB">
        <w:rPr>
          <w:bCs/>
          <w:color w:val="auto"/>
          <w:sz w:val="20"/>
          <w:lang w:bidi="en-US"/>
        </w:rPr>
        <w:fldChar w:fldCharType="end"/>
      </w:r>
      <w:r w:rsidR="008348F4" w:rsidRPr="009752DF">
        <w:rPr>
          <w:snapToGrid w:val="0"/>
          <w:sz w:val="20"/>
          <w:szCs w:val="22"/>
          <w:lang w:bidi="en-US"/>
        </w:rPr>
        <w:t>, (b) EDSR</w:t>
      </w:r>
      <w:r w:rsidR="00D03E07">
        <w:rPr>
          <w:snapToGrid w:val="0"/>
          <w:sz w:val="20"/>
          <w:szCs w:val="22"/>
          <w:lang w:bidi="en-US"/>
        </w:rPr>
        <w:t xml:space="preserve"> </w:t>
      </w:r>
      <w:r w:rsidR="00D03E07" w:rsidRPr="00D61E25">
        <w:rPr>
          <w:bCs/>
          <w:color w:val="auto"/>
          <w:sz w:val="20"/>
          <w:lang w:bidi="en-US"/>
        </w:rPr>
        <w:fldChar w:fldCharType="begin"/>
      </w:r>
      <w:r w:rsidR="00376D0E">
        <w:rPr>
          <w:bCs/>
          <w:color w:val="auto"/>
          <w:sz w:val="20"/>
          <w:lang w:bidi="en-US"/>
        </w:rPr>
        <w:instrText xml:space="preserve"> ADDIN EN.CITE &lt;EndNote&gt;&lt;Cite&gt;&lt;Author&gt;Lim&lt;/Author&gt;&lt;Year&gt;2017&lt;/Year&gt;&lt;RecNum&gt;56&lt;/RecNum&gt;&lt;DisplayText&gt;[26]&lt;/DisplayText&gt;&lt;record&gt;&lt;rec-number&gt;56&lt;/rec-number&gt;&lt;foreign-keys&gt;&lt;key app="EN" db-id="srxvfdd95r2023e09rp5vpah5wxe09vdzrzd" timestamp="1658827658"&gt;56&lt;/key&gt;&lt;/foreign-keys&gt;&lt;ref-type name="Conference Proceedings"&gt;10&lt;/ref-type&gt;&lt;contributors&gt;&lt;authors&gt;&lt;author&gt;Lim, Bee&lt;/author&gt;&lt;author&gt;Son, Sanghyun&lt;/author&gt;&lt;author&gt;Kim, Heewon&lt;/author&gt;&lt;author&gt;Nah, Seungjun&lt;/author&gt;&lt;author&gt;Mu Lee, Kyoung&lt;/author&gt;&lt;/authors&gt;&lt;/contributors&gt;&lt;titles&gt;&lt;title&gt;Enhanced deep residual networks for single image super-resolution&lt;/title&gt;&lt;secondary-title&gt;Proceedings of the IEEE conference on computer vision and pattern recognition workshops&lt;/secondary-title&gt;&lt;/titles&gt;&lt;pages&gt;136-144&lt;/pages&gt;&lt;dates&gt;&lt;year&gt;2017&lt;/year&gt;&lt;/dates&gt;&lt;urls&gt;&lt;/urls&gt;&lt;/record&gt;&lt;/Cite&gt;&lt;/EndNote&gt;</w:instrText>
      </w:r>
      <w:r w:rsidR="00D03E07" w:rsidRPr="00D61E25">
        <w:rPr>
          <w:bCs/>
          <w:color w:val="auto"/>
          <w:sz w:val="20"/>
          <w:lang w:bidi="en-US"/>
        </w:rPr>
        <w:fldChar w:fldCharType="separate"/>
      </w:r>
      <w:r w:rsidR="00376D0E">
        <w:rPr>
          <w:bCs/>
          <w:noProof/>
          <w:color w:val="auto"/>
          <w:sz w:val="20"/>
          <w:lang w:bidi="en-US"/>
        </w:rPr>
        <w:t>[26]</w:t>
      </w:r>
      <w:r w:rsidR="00D03E07" w:rsidRPr="00D61E25">
        <w:rPr>
          <w:bCs/>
          <w:color w:val="auto"/>
          <w:sz w:val="20"/>
          <w:lang w:bidi="en-US"/>
        </w:rPr>
        <w:fldChar w:fldCharType="end"/>
      </w:r>
      <w:r w:rsidR="008348F4" w:rsidRPr="009752DF">
        <w:rPr>
          <w:snapToGrid w:val="0"/>
          <w:sz w:val="20"/>
          <w:szCs w:val="22"/>
          <w:lang w:bidi="en-US"/>
        </w:rPr>
        <w:t>, and (c) Our</w:t>
      </w:r>
      <w:r w:rsidR="00AB3D0A">
        <w:rPr>
          <w:snapToGrid w:val="0"/>
          <w:sz w:val="20"/>
          <w:szCs w:val="22"/>
          <w:lang w:bidi="en-US"/>
        </w:rPr>
        <w:t xml:space="preserve"> </w:t>
      </w:r>
      <w:r w:rsidR="00FF09EE" w:rsidRPr="009752DF">
        <w:rPr>
          <w:snapToGrid w:val="0"/>
          <w:sz w:val="20"/>
          <w:szCs w:val="22"/>
          <w:lang w:bidi="en-US"/>
        </w:rPr>
        <w:t>proposed</w:t>
      </w:r>
      <w:r w:rsidR="008348F4" w:rsidRPr="009752DF">
        <w:rPr>
          <w:snapToGrid w:val="0"/>
          <w:sz w:val="20"/>
          <w:szCs w:val="22"/>
          <w:lang w:bidi="en-US"/>
        </w:rPr>
        <w:t xml:space="preserve"> </w:t>
      </w:r>
      <w:r w:rsidR="00981090">
        <w:rPr>
          <w:snapToGrid w:val="0"/>
          <w:sz w:val="20"/>
          <w:szCs w:val="22"/>
          <w:lang w:bidi="en-US"/>
        </w:rPr>
        <w:t>S</w:t>
      </w:r>
      <w:r w:rsidR="00981090" w:rsidRPr="00A533AE">
        <w:rPr>
          <w:color w:val="auto"/>
          <w:sz w:val="20"/>
          <w:lang w:bidi="en-US"/>
        </w:rPr>
        <w:t>plit-</w:t>
      </w:r>
      <w:r w:rsidR="00981090">
        <w:rPr>
          <w:color w:val="auto"/>
          <w:sz w:val="20"/>
          <w:lang w:bidi="en-US"/>
        </w:rPr>
        <w:t>C</w:t>
      </w:r>
      <w:r w:rsidR="00981090" w:rsidRPr="00A533AE">
        <w:rPr>
          <w:color w:val="auto"/>
          <w:sz w:val="20"/>
          <w:lang w:bidi="en-US"/>
        </w:rPr>
        <w:t xml:space="preserve">oncatenate </w:t>
      </w:r>
      <w:r w:rsidR="00981090">
        <w:rPr>
          <w:color w:val="auto"/>
          <w:sz w:val="20"/>
          <w:lang w:bidi="en-US"/>
        </w:rPr>
        <w:t>B</w:t>
      </w:r>
      <w:r w:rsidR="00981090" w:rsidRPr="00A533AE">
        <w:rPr>
          <w:color w:val="auto"/>
          <w:sz w:val="20"/>
          <w:lang w:bidi="en-US"/>
        </w:rPr>
        <w:t xml:space="preserve">lock </w:t>
      </w:r>
      <w:r w:rsidR="008348F4" w:rsidRPr="009752DF">
        <w:rPr>
          <w:snapToGrid w:val="0"/>
          <w:sz w:val="20"/>
          <w:szCs w:val="22"/>
          <w:lang w:bidi="en-US"/>
        </w:rPr>
        <w:t>(SCB).</w:t>
      </w:r>
    </w:p>
    <w:p w14:paraId="52141154" w14:textId="2889ABF1" w:rsidR="00CC678A" w:rsidRPr="009752DF" w:rsidRDefault="00CC678A" w:rsidP="00906289">
      <w:pPr>
        <w:pStyle w:val="MDPI22heading2"/>
        <w:numPr>
          <w:ilvl w:val="1"/>
          <w:numId w:val="4"/>
        </w:numPr>
        <w:rPr>
          <w:rFonts w:ascii="Times New Roman" w:hAnsi="Times New Roman"/>
        </w:rPr>
      </w:pPr>
      <w:r w:rsidRPr="009752DF">
        <w:rPr>
          <w:rFonts w:ascii="Times New Roman" w:hAnsi="Times New Roman"/>
        </w:rPr>
        <w:t>SCB Block</w:t>
      </w:r>
    </w:p>
    <w:p w14:paraId="2D20F6A7" w14:textId="7D56360B" w:rsidR="006B10C0" w:rsidRPr="009752DF" w:rsidRDefault="007F0F04" w:rsidP="0087072E">
      <w:pPr>
        <w:pStyle w:val="MDPI22heading2"/>
        <w:ind w:firstLine="360"/>
        <w:jc w:val="both"/>
        <w:rPr>
          <w:rFonts w:ascii="Times New Roman" w:hAnsi="Times New Roman"/>
          <w:i w:val="0"/>
          <w:noProof w:val="0"/>
        </w:rPr>
      </w:pPr>
      <w:r>
        <w:rPr>
          <w:rFonts w:ascii="Times New Roman" w:hAnsi="Times New Roman"/>
          <w:i w:val="0"/>
          <w:noProof w:val="0"/>
        </w:rPr>
        <w:t>Residual learning is one</w:t>
      </w:r>
      <w:r w:rsidR="008815C8" w:rsidRPr="008815C8">
        <w:rPr>
          <w:rFonts w:ascii="Times New Roman" w:hAnsi="Times New Roman"/>
          <w:i w:val="0"/>
          <w:noProof w:val="0"/>
        </w:rPr>
        <w:t xml:space="preserve"> of the most crucial methods to make training large-scale networks easier </w:t>
      </w:r>
      <w:r w:rsidR="008815C8" w:rsidRPr="009752DF">
        <w:rPr>
          <w:rFonts w:ascii="Times New Roman" w:hAnsi="Times New Roman"/>
          <w:i w:val="0"/>
          <w:noProof w:val="0"/>
        </w:rPr>
        <w:fldChar w:fldCharType="begin"/>
      </w:r>
      <w:r w:rsidR="00461334">
        <w:rPr>
          <w:rFonts w:ascii="Times New Roman" w:hAnsi="Times New Roman"/>
          <w:i w:val="0"/>
          <w:noProof w:val="0"/>
        </w:rPr>
        <w:instrText xml:space="preserve"> ADDIN EN.CITE &lt;EndNote&gt;&lt;Cite&gt;&lt;Author&gt;He&lt;/Author&gt;&lt;Year&gt;2016&lt;/Year&gt;&lt;RecNum&gt;1741&lt;/RecNum&gt;&lt;DisplayText&gt;[52]&lt;/DisplayText&gt;&lt;record&gt;&lt;rec-number&gt;1741&lt;/rec-number&gt;&lt;foreign-keys&gt;&lt;key app="EN" db-id="sw00xtss4spprzeae0cvrtw1sxaw9vwe9tdx"&gt;1741&lt;/key&gt;&lt;/foreign-keys&gt;&lt;ref-type name="Conference Proceedings"&gt;10&lt;/ref-type&gt;&lt;contributors&gt;&lt;authors&gt;&lt;author&gt;He, Kaiming&lt;/author&gt;&lt;author&gt;Zhang, Xiangyu&lt;/author&gt;&lt;author&gt;Ren, Shaoqing&lt;/author&gt;&lt;author&gt;Sun, Jian&lt;/author&gt;&lt;/authors&gt;&lt;/contributors&gt;&lt;titles&gt;&lt;title&gt;Deep residual learning for image recognition&lt;/title&gt;&lt;secondary-title&gt;Proceedings of the IEEE conference on computer vision and pattern recognition&lt;/secondary-title&gt;&lt;/titles&gt;&lt;pages&gt;770-778&lt;/pages&gt;&lt;dates&gt;&lt;year&gt;2016&lt;/year&gt;&lt;/dates&gt;&lt;urls&gt;&lt;/urls&gt;&lt;/record&gt;&lt;/Cite&gt;&lt;/EndNote&gt;</w:instrText>
      </w:r>
      <w:r w:rsidR="008815C8" w:rsidRPr="009752DF">
        <w:rPr>
          <w:rFonts w:ascii="Times New Roman" w:hAnsi="Times New Roman"/>
          <w:i w:val="0"/>
          <w:noProof w:val="0"/>
        </w:rPr>
        <w:fldChar w:fldCharType="separate"/>
      </w:r>
      <w:r w:rsidR="00461334">
        <w:rPr>
          <w:rFonts w:ascii="Times New Roman" w:hAnsi="Times New Roman"/>
          <w:i w:val="0"/>
        </w:rPr>
        <w:t>[52]</w:t>
      </w:r>
      <w:r w:rsidR="008815C8" w:rsidRPr="009752DF">
        <w:rPr>
          <w:rFonts w:ascii="Times New Roman" w:hAnsi="Times New Roman"/>
          <w:i w:val="0"/>
          <w:noProof w:val="0"/>
        </w:rPr>
        <w:fldChar w:fldCharType="end"/>
      </w:r>
      <w:r w:rsidR="008815C8" w:rsidRPr="008815C8">
        <w:rPr>
          <w:rFonts w:ascii="Times New Roman" w:hAnsi="Times New Roman"/>
          <w:i w:val="0"/>
          <w:noProof w:val="0"/>
        </w:rPr>
        <w:t>.</w:t>
      </w:r>
      <w:r w:rsidR="008B3D0D">
        <w:rPr>
          <w:rFonts w:ascii="Times New Roman" w:hAnsi="Times New Roman"/>
          <w:i w:val="0"/>
          <w:noProof w:val="0"/>
        </w:rPr>
        <w:t xml:space="preserve"> </w:t>
      </w:r>
      <w:r w:rsidR="003971E5" w:rsidRPr="003971E5">
        <w:rPr>
          <w:rFonts w:ascii="Times New Roman" w:hAnsi="Times New Roman"/>
          <w:i w:val="0"/>
          <w:noProof w:val="0"/>
        </w:rPr>
        <w:t>A global skip connection was implemented by Kim et al. in</w:t>
      </w:r>
      <w:r w:rsidR="003971E5">
        <w:rPr>
          <w:rFonts w:ascii="Times New Roman" w:hAnsi="Times New Roman"/>
          <w:i w:val="0"/>
          <w:noProof w:val="0"/>
        </w:rPr>
        <w:t xml:space="preserve"> </w:t>
      </w:r>
      <w:r w:rsidR="006549DF" w:rsidRPr="006549DF">
        <w:rPr>
          <w:rFonts w:ascii="Times New Roman" w:hAnsi="Times New Roman"/>
          <w:i w:val="0"/>
          <w:noProof w:val="0"/>
        </w:rPr>
        <w:fldChar w:fldCharType="begin"/>
      </w:r>
      <w:r w:rsidR="006549DF" w:rsidRPr="006549DF">
        <w:rPr>
          <w:rFonts w:ascii="Times New Roman" w:hAnsi="Times New Roman"/>
          <w:i w:val="0"/>
          <w:noProof w:val="0"/>
        </w:rPr>
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</w:r>
      <w:r w:rsidR="006549DF" w:rsidRPr="006549DF">
        <w:rPr>
          <w:rFonts w:ascii="Times New Roman" w:hAnsi="Times New Roman"/>
          <w:i w:val="0"/>
          <w:noProof w:val="0"/>
        </w:rPr>
        <w:fldChar w:fldCharType="separate"/>
      </w:r>
      <w:r w:rsidR="006549DF" w:rsidRPr="006549DF">
        <w:rPr>
          <w:rFonts w:ascii="Times New Roman" w:hAnsi="Times New Roman"/>
          <w:i w:val="0"/>
          <w:noProof w:val="0"/>
        </w:rPr>
        <w:t>[9]</w:t>
      </w:r>
      <w:r w:rsidR="006549DF" w:rsidRPr="006549DF">
        <w:rPr>
          <w:rFonts w:ascii="Times New Roman" w:hAnsi="Times New Roman"/>
          <w:i w:val="0"/>
          <w:noProof w:val="0"/>
        </w:rPr>
        <w:fldChar w:fldCharType="end"/>
      </w:r>
      <w:r w:rsidR="003971E5" w:rsidRPr="003971E5">
        <w:rPr>
          <w:rFonts w:ascii="Times New Roman" w:hAnsi="Times New Roman"/>
          <w:i w:val="0"/>
          <w:noProof w:val="0"/>
        </w:rPr>
        <w:t xml:space="preserve"> </w:t>
      </w:r>
      <w:r w:rsidR="003717D3">
        <w:rPr>
          <w:rFonts w:ascii="Times New Roman" w:hAnsi="Times New Roman"/>
          <w:i w:val="0"/>
          <w:noProof w:val="0"/>
        </w:rPr>
        <w:t xml:space="preserve">and </w:t>
      </w:r>
      <w:r w:rsidR="003971E5" w:rsidRPr="003971E5">
        <w:rPr>
          <w:rFonts w:ascii="Times New Roman" w:hAnsi="Times New Roman"/>
          <w:i w:val="0"/>
          <w:noProof w:val="0"/>
        </w:rPr>
        <w:t xml:space="preserve">could concentrate </w:t>
      </w:r>
      <w:r w:rsidR="003717D3">
        <w:rPr>
          <w:rFonts w:ascii="Times New Roman" w:hAnsi="Times New Roman"/>
          <w:i w:val="0"/>
          <w:noProof w:val="0"/>
        </w:rPr>
        <w:t>on</w:t>
      </w:r>
      <w:r w:rsidR="00B95D1F">
        <w:rPr>
          <w:rFonts w:ascii="Times New Roman" w:hAnsi="Times New Roman"/>
          <w:i w:val="0"/>
          <w:noProof w:val="0"/>
        </w:rPr>
        <w:t xml:space="preserve"> </w:t>
      </w:r>
      <w:r w:rsidR="003717D3">
        <w:rPr>
          <w:rFonts w:ascii="Times New Roman" w:hAnsi="Times New Roman"/>
          <w:i w:val="0"/>
          <w:noProof w:val="0"/>
        </w:rPr>
        <w:t>predicting</w:t>
      </w:r>
      <w:r w:rsidR="008B3D0D">
        <w:rPr>
          <w:rFonts w:ascii="Times New Roman" w:hAnsi="Times New Roman"/>
          <w:i w:val="0"/>
          <w:noProof w:val="0"/>
        </w:rPr>
        <w:t xml:space="preserve"> </w:t>
      </w:r>
      <w:r w:rsidR="003971E5" w:rsidRPr="003971E5">
        <w:rPr>
          <w:rFonts w:ascii="Times New Roman" w:hAnsi="Times New Roman"/>
          <w:i w:val="0"/>
          <w:noProof w:val="0"/>
        </w:rPr>
        <w:t xml:space="preserve">the </w:t>
      </w:r>
      <w:r w:rsidR="008B3D0D">
        <w:rPr>
          <w:rFonts w:ascii="Times New Roman" w:hAnsi="Times New Roman"/>
          <w:i w:val="0"/>
          <w:noProof w:val="0"/>
        </w:rPr>
        <w:t>residual</w:t>
      </w:r>
      <w:r w:rsidR="00B95D1F">
        <w:rPr>
          <w:rFonts w:ascii="Times New Roman" w:hAnsi="Times New Roman"/>
          <w:i w:val="0"/>
          <w:noProof w:val="0"/>
        </w:rPr>
        <w:t xml:space="preserve"> skip connection</w:t>
      </w:r>
      <w:r w:rsidR="008B3D0D">
        <w:rPr>
          <w:rFonts w:ascii="Times New Roman" w:hAnsi="Times New Roman"/>
          <w:i w:val="0"/>
          <w:noProof w:val="0"/>
        </w:rPr>
        <w:t xml:space="preserve"> learning</w:t>
      </w:r>
      <w:r w:rsidR="003971E5" w:rsidRPr="003971E5">
        <w:rPr>
          <w:rFonts w:ascii="Times New Roman" w:hAnsi="Times New Roman"/>
          <w:i w:val="0"/>
          <w:noProof w:val="0"/>
        </w:rPr>
        <w:t>.</w:t>
      </w:r>
      <w:r w:rsidR="00422F2C">
        <w:rPr>
          <w:rFonts w:ascii="Times New Roman" w:hAnsi="Times New Roman"/>
          <w:i w:val="0"/>
          <w:noProof w:val="0"/>
        </w:rPr>
        <w:t xml:space="preserve"> </w:t>
      </w:r>
      <w:r w:rsidR="00422F2C" w:rsidRPr="00422F2C">
        <w:rPr>
          <w:rFonts w:ascii="Times New Roman" w:hAnsi="Times New Roman"/>
          <w:i w:val="0"/>
          <w:noProof w:val="0"/>
        </w:rPr>
        <w:t>ResNet</w:t>
      </w:r>
      <w:r w:rsidR="00422F2C">
        <w:rPr>
          <w:rFonts w:ascii="Times New Roman" w:hAnsi="Times New Roman"/>
          <w:i w:val="0"/>
          <w:noProof w:val="0"/>
        </w:rPr>
        <w:t xml:space="preserve"> is </w:t>
      </w:r>
      <w:r w:rsidR="00422F2C" w:rsidRPr="00422F2C">
        <w:rPr>
          <w:rFonts w:ascii="Times New Roman" w:hAnsi="Times New Roman"/>
          <w:i w:val="0"/>
          <w:noProof w:val="0"/>
        </w:rPr>
        <w:t>a fundamental component of CNN</w:t>
      </w:r>
      <w:r w:rsidR="00422F2C">
        <w:rPr>
          <w:rFonts w:ascii="Times New Roman" w:hAnsi="Times New Roman"/>
          <w:i w:val="0"/>
          <w:noProof w:val="0"/>
        </w:rPr>
        <w:t xml:space="preserve"> and </w:t>
      </w:r>
      <w:r w:rsidR="00422F2C" w:rsidRPr="00422F2C">
        <w:rPr>
          <w:rFonts w:ascii="Times New Roman" w:hAnsi="Times New Roman"/>
          <w:i w:val="0"/>
          <w:noProof w:val="0"/>
        </w:rPr>
        <w:t>was created in</w:t>
      </w:r>
      <w:r w:rsidR="007D7B72">
        <w:rPr>
          <w:rFonts w:ascii="Times New Roman" w:hAnsi="Times New Roman"/>
          <w:i w:val="0"/>
          <w:noProof w:val="0"/>
        </w:rPr>
        <w:t xml:space="preserve"> </w:t>
      </w:r>
      <w:r w:rsidR="007D7B72" w:rsidRPr="009752DF">
        <w:rPr>
          <w:rFonts w:ascii="Times New Roman" w:hAnsi="Times New Roman"/>
          <w:i w:val="0"/>
          <w:noProof w:val="0"/>
        </w:rPr>
        <w:fldChar w:fldCharType="begin"/>
      </w:r>
      <w:r w:rsidR="00461334">
        <w:rPr>
          <w:rFonts w:ascii="Times New Roman" w:hAnsi="Times New Roman"/>
          <w:i w:val="0"/>
          <w:noProof w:val="0"/>
        </w:rPr>
        <w:instrText xml:space="preserve"> ADDIN EN.CITE &lt;EndNote&gt;&lt;Cite&gt;&lt;Author&gt;He&lt;/Author&gt;&lt;Year&gt;2016&lt;/Year&gt;&lt;RecNum&gt;1741&lt;/RecNum&gt;&lt;DisplayText&gt;[52]&lt;/DisplayText&gt;&lt;record&gt;&lt;rec-number&gt;1741&lt;/rec-number&gt;&lt;foreign-keys&gt;&lt;key app="EN" db-id="sw00xtss4spprzeae0cvrtw1sxaw9vwe9tdx"&gt;1741&lt;/key&gt;&lt;/foreign-keys&gt;&lt;ref-type name="Conference Proceedings"&gt;10&lt;/ref-type&gt;&lt;contributors&gt;&lt;authors&gt;&lt;author&gt;He, Kaiming&lt;/author&gt;&lt;author&gt;Zhang, Xiangyu&lt;/author&gt;&lt;author&gt;Ren, Shaoqing&lt;/author&gt;&lt;author&gt;Sun, Jian&lt;/author&gt;&lt;/authors&gt;&lt;/contributors&gt;&lt;titles&gt;&lt;title&gt;Deep residual learning for image recognition&lt;/title&gt;&lt;secondary-title&gt;Proceedings of the IEEE conference on computer vision and pattern recognition&lt;/secondary-title&gt;&lt;/titles&gt;&lt;pages&gt;770-778&lt;/pages&gt;&lt;dates&gt;&lt;year&gt;2016&lt;/year&gt;&lt;/dates&gt;&lt;urls&gt;&lt;/urls&gt;&lt;/record&gt;&lt;/Cite&gt;&lt;/EndNote&gt;</w:instrText>
      </w:r>
      <w:r w:rsidR="007D7B72" w:rsidRPr="009752DF">
        <w:rPr>
          <w:rFonts w:ascii="Times New Roman" w:hAnsi="Times New Roman"/>
          <w:i w:val="0"/>
          <w:noProof w:val="0"/>
        </w:rPr>
        <w:fldChar w:fldCharType="separate"/>
      </w:r>
      <w:r w:rsidR="00461334">
        <w:rPr>
          <w:rFonts w:ascii="Times New Roman" w:hAnsi="Times New Roman"/>
          <w:i w:val="0"/>
        </w:rPr>
        <w:t>[52]</w:t>
      </w:r>
      <w:r w:rsidR="007D7B72" w:rsidRPr="009752DF">
        <w:rPr>
          <w:rFonts w:ascii="Times New Roman" w:hAnsi="Times New Roman"/>
          <w:i w:val="0"/>
          <w:noProof w:val="0"/>
        </w:rPr>
        <w:fldChar w:fldCharType="end"/>
      </w:r>
      <w:r w:rsidR="00422F2C">
        <w:rPr>
          <w:rFonts w:ascii="Times New Roman" w:hAnsi="Times New Roman"/>
          <w:i w:val="0"/>
          <w:noProof w:val="0"/>
        </w:rPr>
        <w:t xml:space="preserve"> </w:t>
      </w:r>
      <w:r w:rsidR="00422F2C" w:rsidRPr="00422F2C">
        <w:rPr>
          <w:rFonts w:ascii="Times New Roman" w:hAnsi="Times New Roman"/>
          <w:i w:val="0"/>
          <w:noProof w:val="0"/>
        </w:rPr>
        <w:t>by applying residual learning to a few stacked layers.</w:t>
      </w:r>
      <w:r w:rsidR="00E45BBF">
        <w:rPr>
          <w:rFonts w:ascii="Times New Roman" w:hAnsi="Times New Roman"/>
          <w:i w:val="0"/>
          <w:noProof w:val="0"/>
        </w:rPr>
        <w:t xml:space="preserve"> More extracted</w:t>
      </w:r>
      <w:r w:rsidR="002E479E">
        <w:rPr>
          <w:rFonts w:ascii="Times New Roman" w:hAnsi="Times New Roman"/>
          <w:i w:val="0"/>
          <w:noProof w:val="0"/>
        </w:rPr>
        <w:t xml:space="preserve"> </w:t>
      </w:r>
      <w:r w:rsidR="003717D3">
        <w:rPr>
          <w:rFonts w:ascii="Times New Roman" w:hAnsi="Times New Roman"/>
          <w:i w:val="0"/>
          <w:noProof w:val="0"/>
        </w:rPr>
        <w:t>feature</w:t>
      </w:r>
      <w:r w:rsidR="002E479E">
        <w:rPr>
          <w:rFonts w:ascii="Times New Roman" w:hAnsi="Times New Roman"/>
          <w:i w:val="0"/>
          <w:noProof w:val="0"/>
        </w:rPr>
        <w:t xml:space="preserve"> </w:t>
      </w:r>
      <w:r w:rsidR="00E45BBF" w:rsidRPr="00E45BBF">
        <w:rPr>
          <w:rFonts w:ascii="Times New Roman" w:hAnsi="Times New Roman"/>
          <w:i w:val="0"/>
          <w:noProof w:val="0"/>
        </w:rPr>
        <w:t xml:space="preserve">information </w:t>
      </w:r>
      <w:r w:rsidR="003717D3">
        <w:rPr>
          <w:rFonts w:ascii="Times New Roman" w:hAnsi="Times New Roman"/>
          <w:i w:val="0"/>
          <w:noProof w:val="0"/>
        </w:rPr>
        <w:t>is readily moved</w:t>
      </w:r>
      <w:r w:rsidR="00E45BBF" w:rsidRPr="00E45BBF">
        <w:rPr>
          <w:rFonts w:ascii="Times New Roman" w:hAnsi="Times New Roman"/>
          <w:i w:val="0"/>
          <w:noProof w:val="0"/>
        </w:rPr>
        <w:t xml:space="preserve"> through </w:t>
      </w:r>
      <w:r w:rsidR="002E479E">
        <w:rPr>
          <w:rFonts w:ascii="Times New Roman" w:hAnsi="Times New Roman"/>
          <w:i w:val="0"/>
          <w:noProof w:val="0"/>
        </w:rPr>
        <w:t xml:space="preserve">every </w:t>
      </w:r>
      <w:r w:rsidR="003717D3">
        <w:rPr>
          <w:rFonts w:ascii="Times New Roman" w:hAnsi="Times New Roman"/>
          <w:i w:val="0"/>
          <w:noProof w:val="0"/>
        </w:rPr>
        <w:t>block</w:t>
      </w:r>
      <w:r w:rsidR="00E45BBF" w:rsidRPr="00E45BBF">
        <w:rPr>
          <w:rFonts w:ascii="Times New Roman" w:hAnsi="Times New Roman"/>
          <w:i w:val="0"/>
          <w:noProof w:val="0"/>
        </w:rPr>
        <w:t xml:space="preserve"> using the short-term skip connection</w:t>
      </w:r>
      <w:r w:rsidR="00CE12F5">
        <w:rPr>
          <w:rFonts w:ascii="Times New Roman" w:hAnsi="Times New Roman"/>
          <w:i w:val="0"/>
          <w:noProof w:val="0"/>
        </w:rPr>
        <w:t xml:space="preserve"> </w:t>
      </w:r>
      <w:r w:rsidR="00CE12F5">
        <w:rPr>
          <w:rFonts w:ascii="Times New Roman" w:hAnsi="Times New Roman"/>
          <w:i w:val="0"/>
          <w:noProof w:val="0"/>
        </w:rPr>
        <w:fldChar w:fldCharType="begin"/>
      </w:r>
      <w:r w:rsidR="00461334">
        <w:rPr>
          <w:rFonts w:ascii="Times New Roman" w:hAnsi="Times New Roman"/>
          <w:i w:val="0"/>
          <w:noProof w:val="0"/>
        </w:rPr>
        <w:instrText xml:space="preserve"> ADDIN EN.CITE &lt;EndNote&gt;&lt;Cite&gt;&lt;Author&gt;Chang&lt;/Author&gt;&lt;Year&gt;2020&lt;/Year&gt;&lt;RecNum&gt;1808&lt;/RecNum&gt;&lt;DisplayText&gt;[53]&lt;/DisplayText&gt;&lt;record&gt;&lt;rec-number&gt;1808&lt;/rec-number&gt;&lt;foreign-keys&gt;&lt;key app="EN" db-id="sw00xtss4spprzeae0cvrtw1sxaw9vwe9tdx"&gt;1808&lt;/key&gt;&lt;/foreign-keys&gt;&lt;ref-type name="Journal Article"&gt;17&lt;/ref-type&gt;&lt;contributors&gt;&lt;authors&gt;&lt;author&gt;Chang, Kan&lt;/author&gt;&lt;author&gt;Li, Minghong&lt;/author&gt;&lt;author&gt;Ding, Pak Lun Kevin&lt;/author&gt;&lt;author&gt;Li, Baoxin&lt;/author&gt;&lt;/authors&gt;&lt;/contributors&gt;&lt;titles&gt;&lt;title&gt;Accurate single image super-resolution using multi-path wide-activated residual network&lt;/title&gt;&lt;secondary-title&gt;Signal Processing&lt;/secondary-title&gt;&lt;/titles&gt;&lt;periodical&gt;&lt;full-title&gt;Signal Processing&lt;/full-title&gt;&lt;/periodical&gt;&lt;pages&gt;107567&lt;/pages&gt;&lt;volume&gt;172&lt;/volume&gt;&lt;dates&gt;&lt;year&gt;2020&lt;/year&gt;&lt;/dates&gt;&lt;isbn&gt;0165-1684&lt;/isbn&gt;&lt;urls&gt;&lt;/urls&gt;&lt;/record&gt;&lt;/Cite&gt;&lt;/EndNote&gt;</w:instrText>
      </w:r>
      <w:r w:rsidR="00CE12F5">
        <w:rPr>
          <w:rFonts w:ascii="Times New Roman" w:hAnsi="Times New Roman"/>
          <w:i w:val="0"/>
          <w:noProof w:val="0"/>
        </w:rPr>
        <w:fldChar w:fldCharType="separate"/>
      </w:r>
      <w:r w:rsidR="00461334">
        <w:rPr>
          <w:rFonts w:ascii="Times New Roman" w:hAnsi="Times New Roman"/>
          <w:i w:val="0"/>
        </w:rPr>
        <w:t>[53]</w:t>
      </w:r>
      <w:r w:rsidR="00CE12F5">
        <w:rPr>
          <w:rFonts w:ascii="Times New Roman" w:hAnsi="Times New Roman"/>
          <w:i w:val="0"/>
          <w:noProof w:val="0"/>
        </w:rPr>
        <w:fldChar w:fldCharType="end"/>
      </w:r>
      <w:r w:rsidR="00E45BBF" w:rsidRPr="00E45BBF">
        <w:rPr>
          <w:rFonts w:ascii="Times New Roman" w:hAnsi="Times New Roman"/>
          <w:i w:val="0"/>
          <w:noProof w:val="0"/>
        </w:rPr>
        <w:t>. Numerous efforts have altered the structure of ResNet, which was first developed for the image recognition task</w:t>
      </w:r>
      <w:r w:rsidR="003717D3">
        <w:rPr>
          <w:rFonts w:ascii="Times New Roman" w:hAnsi="Times New Roman"/>
          <w:i w:val="0"/>
          <w:noProof w:val="0"/>
        </w:rPr>
        <w:t xml:space="preserve">; </w:t>
      </w:r>
      <w:r w:rsidR="00E45BBF" w:rsidRPr="00E45BBF">
        <w:rPr>
          <w:rFonts w:ascii="Times New Roman" w:hAnsi="Times New Roman"/>
          <w:i w:val="0"/>
          <w:noProof w:val="0"/>
        </w:rPr>
        <w:t>it</w:t>
      </w:r>
      <w:r w:rsidR="009919B4">
        <w:rPr>
          <w:rFonts w:ascii="Times New Roman" w:hAnsi="Times New Roman"/>
          <w:i w:val="0"/>
          <w:noProof w:val="0"/>
        </w:rPr>
        <w:t>s</w:t>
      </w:r>
      <w:r w:rsidR="00F33C90">
        <w:rPr>
          <w:rFonts w:ascii="Times New Roman" w:hAnsi="Times New Roman"/>
          <w:i w:val="0"/>
          <w:noProof w:val="0"/>
        </w:rPr>
        <w:t xml:space="preserve"> </w:t>
      </w:r>
      <w:r w:rsidR="00E45BBF" w:rsidRPr="00E45BBF">
        <w:rPr>
          <w:rFonts w:ascii="Times New Roman" w:hAnsi="Times New Roman"/>
          <w:i w:val="0"/>
          <w:noProof w:val="0"/>
        </w:rPr>
        <w:t>perform</w:t>
      </w:r>
      <w:r w:rsidR="00F33C90">
        <w:rPr>
          <w:rFonts w:ascii="Times New Roman" w:hAnsi="Times New Roman"/>
          <w:i w:val="0"/>
          <w:noProof w:val="0"/>
        </w:rPr>
        <w:t xml:space="preserve">ance </w:t>
      </w:r>
      <w:r w:rsidR="004466CE">
        <w:rPr>
          <w:rFonts w:ascii="Times New Roman" w:hAnsi="Times New Roman"/>
          <w:i w:val="0"/>
          <w:noProof w:val="0"/>
        </w:rPr>
        <w:t>has been</w:t>
      </w:r>
      <w:r w:rsidR="00F33C90">
        <w:rPr>
          <w:rFonts w:ascii="Times New Roman" w:hAnsi="Times New Roman"/>
          <w:i w:val="0"/>
          <w:noProof w:val="0"/>
        </w:rPr>
        <w:t xml:space="preserve"> improved</w:t>
      </w:r>
      <w:r w:rsidR="00E45BBF" w:rsidRPr="00E45BBF">
        <w:rPr>
          <w:rFonts w:ascii="Times New Roman" w:hAnsi="Times New Roman"/>
          <w:i w:val="0"/>
          <w:noProof w:val="0"/>
        </w:rPr>
        <w:t>. Several versions of the residual</w:t>
      </w:r>
      <w:r w:rsidR="003E390B">
        <w:rPr>
          <w:rFonts w:ascii="Times New Roman" w:hAnsi="Times New Roman"/>
          <w:i w:val="0"/>
          <w:noProof w:val="0"/>
        </w:rPr>
        <w:t xml:space="preserve"> </w:t>
      </w:r>
      <w:r w:rsidR="00FB742B" w:rsidRPr="00E45BBF">
        <w:rPr>
          <w:rFonts w:ascii="Times New Roman" w:hAnsi="Times New Roman"/>
          <w:i w:val="0"/>
          <w:noProof w:val="0"/>
        </w:rPr>
        <w:t>learning</w:t>
      </w:r>
      <w:r w:rsidR="00FB742B">
        <w:rPr>
          <w:rFonts w:ascii="Times New Roman" w:hAnsi="Times New Roman"/>
          <w:i w:val="0"/>
          <w:noProof w:val="0"/>
        </w:rPr>
        <w:t>-based</w:t>
      </w:r>
      <w:r w:rsidR="00E45BBF" w:rsidRPr="00E45BBF">
        <w:rPr>
          <w:rFonts w:ascii="Times New Roman" w:hAnsi="Times New Roman"/>
          <w:i w:val="0"/>
          <w:noProof w:val="0"/>
        </w:rPr>
        <w:t xml:space="preserve"> construction blocks are shown in Figs. 6a and 6b. The </w:t>
      </w:r>
      <w:proofErr w:type="spellStart"/>
      <w:r w:rsidR="00E45BBF" w:rsidRPr="00E45BBF">
        <w:rPr>
          <w:rFonts w:ascii="Times New Roman" w:hAnsi="Times New Roman"/>
          <w:i w:val="0"/>
          <w:noProof w:val="0"/>
        </w:rPr>
        <w:t>SRResNet</w:t>
      </w:r>
      <w:proofErr w:type="spellEnd"/>
      <w:r w:rsidR="00E45BBF" w:rsidRPr="00E45BBF">
        <w:rPr>
          <w:rFonts w:ascii="Times New Roman" w:hAnsi="Times New Roman"/>
          <w:i w:val="0"/>
          <w:noProof w:val="0"/>
        </w:rPr>
        <w:t xml:space="preserve"> building block</w:t>
      </w:r>
      <w:r w:rsidR="00D03E07" w:rsidRPr="00D03E07">
        <w:rPr>
          <w:rFonts w:ascii="Times New Roman" w:hAnsi="Times New Roman"/>
          <w:i w:val="0"/>
          <w:iCs/>
          <w:noProof w:val="0"/>
        </w:rPr>
        <w:t xml:space="preserve"> </w:t>
      </w:r>
      <w:r w:rsidR="00D03E07" w:rsidRPr="00D03E07">
        <w:rPr>
          <w:bCs/>
          <w:i w:val="0"/>
          <w:iCs/>
          <w:color w:val="auto"/>
        </w:rPr>
        <w:fldChar w:fldCharType="begin"/>
      </w:r>
      <w:r w:rsidR="00D03E07" w:rsidRPr="00D03E07">
        <w:rPr>
          <w:bCs/>
          <w:i w:val="0"/>
          <w:iCs/>
          <w:color w:val="auto"/>
        </w:rPr>
        <w:instrText xml:space="preserve"> ADDIN EN.CITE &lt;EndNote&gt;&lt;Cite&gt;&lt;Author&gt;Ledig&lt;/Author&gt;&lt;Year&gt;2017&lt;/Year&gt;&lt;RecNum&gt;112&lt;/RecNum&gt;&lt;DisplayText&gt;[25]&lt;/DisplayText&gt;&lt;record&gt;&lt;rec-number&gt;112&lt;/rec-number&gt;&lt;foreign-keys&gt;&lt;key app="EN" db-id="9tr2d2ds7prvf4exd5apa0vtef2v9arspsdw" timestamp="1547280923"&gt;112&lt;/key&gt;&lt;/foreign-keys&gt;&lt;ref-type name="Journal Article"&gt;17&lt;/ref-type&gt;&lt;contributors&gt;&lt;authors&gt;&lt;author&gt;Ledig, Christian&lt;/author&gt;&lt;author&gt;Theis, Lucas&lt;/author&gt;&lt;author&gt;Huszár, Ferenc&lt;/author&gt;&lt;author&gt;Caballero, Jose&lt;/author&gt;&lt;author&gt;Cunningham, Andrew&lt;/author&gt;&lt;author&gt;Acosta, Alejandro&lt;/author&gt;&lt;author&gt;Aitken, Andrew&lt;/author&gt;&lt;author&gt;Tejani, Alykhan&lt;/author&gt;&lt;author&gt;Totz, Johannes&lt;/author&gt;&lt;author&gt;Wang, Zehan&lt;/author&gt;&lt;/authors&gt;&lt;/contributors&gt;&lt;titles&gt;&lt;title&gt;Photo-realistic single image super-resolution using a generative adversarial network&lt;/title&gt;&lt;secondary-title&gt;arXiv preprint&lt;/secondary-title&gt;&lt;/titles&gt;&lt;periodical&gt;&lt;full-title&gt;arXiv preprint&lt;/full-title&gt;&lt;/periodical&gt;&lt;dates&gt;&lt;year&gt;2017&lt;/year&gt;&lt;/dates&gt;&lt;urls&gt;&lt;/urls&gt;&lt;/record&gt;&lt;/Cite&gt;&lt;/EndNote&gt;</w:instrText>
      </w:r>
      <w:r w:rsidR="00D03E07" w:rsidRPr="00D03E07">
        <w:rPr>
          <w:bCs/>
          <w:i w:val="0"/>
          <w:iCs/>
          <w:color w:val="auto"/>
        </w:rPr>
        <w:fldChar w:fldCharType="separate"/>
      </w:r>
      <w:r w:rsidR="00D03E07" w:rsidRPr="00D03E07">
        <w:rPr>
          <w:bCs/>
          <w:i w:val="0"/>
          <w:iCs/>
          <w:color w:val="auto"/>
        </w:rPr>
        <w:t>[25]</w:t>
      </w:r>
      <w:r w:rsidR="00D03E07" w:rsidRPr="00D03E07">
        <w:rPr>
          <w:bCs/>
          <w:i w:val="0"/>
          <w:iCs/>
          <w:color w:val="auto"/>
        </w:rPr>
        <w:fldChar w:fldCharType="end"/>
      </w:r>
      <w:r w:rsidR="00D03E07" w:rsidRPr="006841EB">
        <w:rPr>
          <w:bCs/>
          <w:color w:val="auto"/>
        </w:rPr>
        <w:t xml:space="preserve"> </w:t>
      </w:r>
      <w:r w:rsidR="00E45BBF" w:rsidRPr="00E45BBF">
        <w:rPr>
          <w:rFonts w:ascii="Times New Roman" w:hAnsi="Times New Roman"/>
          <w:i w:val="0"/>
          <w:noProof w:val="0"/>
        </w:rPr>
        <w:t xml:space="preserve"> differs from ResNet in </w:t>
      </w:r>
      <w:r w:rsidR="002169CB">
        <w:rPr>
          <w:rFonts w:ascii="Times New Roman" w:hAnsi="Times New Roman"/>
          <w:i w:val="0"/>
          <w:noProof w:val="0"/>
        </w:rPr>
        <w:t>lacking</w:t>
      </w:r>
      <w:r w:rsidR="00E45BBF" w:rsidRPr="00E45BBF">
        <w:rPr>
          <w:rFonts w:ascii="Times New Roman" w:hAnsi="Times New Roman"/>
          <w:i w:val="0"/>
          <w:noProof w:val="0"/>
        </w:rPr>
        <w:t xml:space="preserve"> the activation layer following element-wise addition. The two </w:t>
      </w:r>
      <w:r w:rsidR="004B3FA0">
        <w:rPr>
          <w:rFonts w:ascii="Times New Roman" w:hAnsi="Times New Roman"/>
          <w:i w:val="0"/>
          <w:noProof w:val="0"/>
        </w:rPr>
        <w:t>batch normalization layers (</w:t>
      </w:r>
      <w:r w:rsidR="00E45BBF" w:rsidRPr="00E45BBF">
        <w:rPr>
          <w:rFonts w:ascii="Times New Roman" w:hAnsi="Times New Roman"/>
          <w:i w:val="0"/>
          <w:noProof w:val="0"/>
        </w:rPr>
        <w:t>BN</w:t>
      </w:r>
      <w:r w:rsidR="004B3FA0">
        <w:rPr>
          <w:rFonts w:ascii="Times New Roman" w:hAnsi="Times New Roman"/>
          <w:i w:val="0"/>
          <w:noProof w:val="0"/>
        </w:rPr>
        <w:t xml:space="preserve">) </w:t>
      </w:r>
      <w:r w:rsidR="003717D3">
        <w:rPr>
          <w:rFonts w:ascii="Times New Roman" w:hAnsi="Times New Roman"/>
          <w:i w:val="0"/>
          <w:noProof w:val="0"/>
        </w:rPr>
        <w:t>were</w:t>
      </w:r>
      <w:r w:rsidR="004B3FA0">
        <w:rPr>
          <w:rFonts w:ascii="Times New Roman" w:hAnsi="Times New Roman"/>
          <w:i w:val="0"/>
          <w:noProof w:val="0"/>
        </w:rPr>
        <w:t xml:space="preserve"> </w:t>
      </w:r>
      <w:r w:rsidR="00E45BBF" w:rsidRPr="00E45BBF">
        <w:rPr>
          <w:rFonts w:ascii="Times New Roman" w:hAnsi="Times New Roman"/>
          <w:i w:val="0"/>
          <w:noProof w:val="0"/>
        </w:rPr>
        <w:t>eliminated to create the EDSR building block</w:t>
      </w:r>
      <w:r w:rsidR="004B3FA0">
        <w:rPr>
          <w:rFonts w:ascii="Times New Roman" w:hAnsi="Times New Roman"/>
          <w:i w:val="0"/>
          <w:noProof w:val="0"/>
        </w:rPr>
        <w:t>s</w:t>
      </w:r>
      <w:r w:rsidR="00E45BBF" w:rsidRPr="00E45BBF">
        <w:rPr>
          <w:rFonts w:ascii="Times New Roman" w:hAnsi="Times New Roman"/>
          <w:i w:val="0"/>
          <w:noProof w:val="0"/>
        </w:rPr>
        <w:t xml:space="preserve"> when it was suggested </w:t>
      </w:r>
      <w:r w:rsidR="00DC2F75" w:rsidRPr="009752DF">
        <w:rPr>
          <w:rFonts w:ascii="Times New Roman" w:hAnsi="Times New Roman"/>
          <w:i w:val="0"/>
          <w:noProof w:val="0"/>
        </w:rPr>
        <w:fldChar w:fldCharType="begin"/>
      </w:r>
      <w:r w:rsidR="00376D0E">
        <w:rPr>
          <w:rFonts w:ascii="Times New Roman" w:hAnsi="Times New Roman"/>
          <w:i w:val="0"/>
          <w:noProof w:val="0"/>
        </w:rPr>
        <w:instrText xml:space="preserve"> ADDIN EN.CITE &lt;EndNote&gt;&lt;Cite&gt;&lt;Author&gt;Lim&lt;/Author&gt;&lt;Year&gt;2017&lt;/Year&gt;&lt;RecNum&gt;1744&lt;/RecNum&gt;&lt;DisplayText&gt;[26]&lt;/DisplayText&gt;&lt;record&gt;&lt;rec-number&gt;1744&lt;/rec-number&gt;&lt;foreign-keys&gt;&lt;key app="EN" db-id="sw00xtss4spprzeae0cvrtw1sxaw9vwe9tdx"&gt;1744&lt;/key&gt;&lt;/foreign-keys&gt;&lt;ref-type name="Conference Proceedings"&gt;10&lt;/ref-type&gt;&lt;contributors&gt;&lt;authors&gt;&lt;author&gt;Lim, Bee&lt;/author&gt;&lt;author&gt;Son, Sanghyun&lt;/author&gt;&lt;author&gt;Kim, Heewon&lt;/author&gt;&lt;author&gt;Nah, Seungjun&lt;/author&gt;&lt;author&gt;Mu Lee, Kyoung&lt;/author&gt;&lt;/authors&gt;&lt;/contributors&gt;&lt;titles&gt;&lt;title&gt;Enhanced deep residual networks for single image super-resolution&lt;/title&gt;&lt;secondary-title&gt;Proceedings of the IEEE conference on computer vision and pattern recognition workshops&lt;/secondary-title&gt;&lt;/titles&gt;&lt;pages&gt;136-144&lt;/pages&gt;&lt;dates&gt;&lt;year&gt;2017&lt;/year&gt;&lt;/dates&gt;&lt;urls&gt;&lt;/urls&gt;&lt;/record&gt;&lt;/Cite&gt;&lt;/EndNote&gt;</w:instrText>
      </w:r>
      <w:r w:rsidR="00DC2F75" w:rsidRPr="009752DF">
        <w:rPr>
          <w:rFonts w:ascii="Times New Roman" w:hAnsi="Times New Roman"/>
          <w:i w:val="0"/>
          <w:noProof w:val="0"/>
        </w:rPr>
        <w:fldChar w:fldCharType="separate"/>
      </w:r>
      <w:r w:rsidR="00376D0E">
        <w:rPr>
          <w:rFonts w:ascii="Times New Roman" w:hAnsi="Times New Roman"/>
          <w:i w:val="0"/>
        </w:rPr>
        <w:t>[26]</w:t>
      </w:r>
      <w:r w:rsidR="00DC2F75" w:rsidRPr="009752DF">
        <w:rPr>
          <w:rFonts w:ascii="Times New Roman" w:hAnsi="Times New Roman"/>
          <w:i w:val="0"/>
          <w:noProof w:val="0"/>
        </w:rPr>
        <w:fldChar w:fldCharType="end"/>
      </w:r>
      <w:r w:rsidR="00DC2F75" w:rsidRPr="00E45BBF">
        <w:rPr>
          <w:rFonts w:ascii="Times New Roman" w:hAnsi="Times New Roman"/>
          <w:i w:val="0"/>
          <w:noProof w:val="0"/>
        </w:rPr>
        <w:t xml:space="preserve"> </w:t>
      </w:r>
      <w:r w:rsidR="003717D3">
        <w:rPr>
          <w:rFonts w:ascii="Times New Roman" w:hAnsi="Times New Roman"/>
          <w:i w:val="0"/>
          <w:noProof w:val="0"/>
        </w:rPr>
        <w:t xml:space="preserve">that </w:t>
      </w:r>
      <w:r w:rsidR="00E45BBF" w:rsidRPr="00E45BBF">
        <w:rPr>
          <w:rFonts w:ascii="Times New Roman" w:hAnsi="Times New Roman"/>
          <w:i w:val="0"/>
          <w:noProof w:val="0"/>
        </w:rPr>
        <w:t xml:space="preserve">batch </w:t>
      </w:r>
      <w:r w:rsidR="001713D2" w:rsidRPr="00E45BBF">
        <w:rPr>
          <w:rFonts w:ascii="Times New Roman" w:hAnsi="Times New Roman"/>
          <w:i w:val="0"/>
          <w:noProof w:val="0"/>
        </w:rPr>
        <w:t>normalization</w:t>
      </w:r>
      <w:r w:rsidR="00E45BBF" w:rsidRPr="00E45BBF">
        <w:rPr>
          <w:rFonts w:ascii="Times New Roman" w:hAnsi="Times New Roman"/>
          <w:i w:val="0"/>
          <w:noProof w:val="0"/>
        </w:rPr>
        <w:t xml:space="preserve"> (BN) would not be appropriate for the </w:t>
      </w:r>
      <w:r w:rsidR="00433F3C">
        <w:rPr>
          <w:rFonts w:ascii="Times New Roman" w:hAnsi="Times New Roman"/>
          <w:i w:val="0"/>
          <w:noProof w:val="0"/>
        </w:rPr>
        <w:t xml:space="preserve">image super-resolution </w:t>
      </w:r>
      <w:r w:rsidR="00FB742B">
        <w:rPr>
          <w:rFonts w:ascii="Times New Roman" w:hAnsi="Times New Roman"/>
          <w:i w:val="0"/>
          <w:noProof w:val="0"/>
        </w:rPr>
        <w:t>task</w:t>
      </w:r>
      <w:r w:rsidR="00E45BBF" w:rsidRPr="00E45BBF">
        <w:rPr>
          <w:rFonts w:ascii="Times New Roman" w:hAnsi="Times New Roman"/>
          <w:i w:val="0"/>
          <w:noProof w:val="0"/>
        </w:rPr>
        <w:t>.</w:t>
      </w:r>
      <w:r w:rsidR="0087072E">
        <w:rPr>
          <w:rFonts w:ascii="Times New Roman" w:hAnsi="Times New Roman"/>
          <w:i w:val="0"/>
          <w:noProof w:val="0"/>
        </w:rPr>
        <w:t xml:space="preserve"> </w:t>
      </w:r>
      <w:r w:rsidR="005245C9" w:rsidRPr="009752DF">
        <w:rPr>
          <w:rFonts w:ascii="Times New Roman" w:hAnsi="Times New Roman"/>
          <w:i w:val="0"/>
          <w:noProof w:val="0"/>
        </w:rPr>
        <w:t>Thus,</w:t>
      </w:r>
      <w:r w:rsidR="0022755B" w:rsidRPr="009752DF">
        <w:rPr>
          <w:rFonts w:ascii="Times New Roman" w:hAnsi="Times New Roman"/>
          <w:i w:val="0"/>
          <w:noProof w:val="0"/>
        </w:rPr>
        <w:t xml:space="preserve"> our proposed model adopts </w:t>
      </w:r>
      <w:r w:rsidR="00AD7196" w:rsidRPr="009752DF">
        <w:rPr>
          <w:rFonts w:ascii="Times New Roman" w:hAnsi="Times New Roman"/>
          <w:i w:val="0"/>
          <w:noProof w:val="0"/>
        </w:rPr>
        <w:t xml:space="preserve">a </w:t>
      </w:r>
      <w:r w:rsidR="003E213A" w:rsidRPr="009752DF">
        <w:rPr>
          <w:rFonts w:ascii="Times New Roman" w:hAnsi="Times New Roman"/>
          <w:i w:val="0"/>
          <w:noProof w:val="0"/>
        </w:rPr>
        <w:t>split-concatenate</w:t>
      </w:r>
      <w:r w:rsidR="00293960">
        <w:rPr>
          <w:rFonts w:ascii="Times New Roman" w:hAnsi="Times New Roman"/>
          <w:i w:val="0"/>
          <w:noProof w:val="0"/>
        </w:rPr>
        <w:t xml:space="preserve"> </w:t>
      </w:r>
      <w:r w:rsidR="003E213A" w:rsidRPr="009752DF">
        <w:rPr>
          <w:rFonts w:ascii="Times New Roman" w:hAnsi="Times New Roman"/>
          <w:i w:val="0"/>
          <w:noProof w:val="0"/>
        </w:rPr>
        <w:t>block</w:t>
      </w:r>
      <w:r w:rsidR="0022755B" w:rsidRPr="009752DF">
        <w:rPr>
          <w:rFonts w:ascii="Times New Roman" w:hAnsi="Times New Roman"/>
          <w:i w:val="0"/>
          <w:noProof w:val="0"/>
        </w:rPr>
        <w:t xml:space="preserve"> without BN</w:t>
      </w:r>
      <w:r w:rsidR="003717D3">
        <w:rPr>
          <w:rFonts w:ascii="Times New Roman" w:hAnsi="Times New Roman"/>
          <w:i w:val="0"/>
          <w:noProof w:val="0"/>
        </w:rPr>
        <w:t>,</w:t>
      </w:r>
      <w:r w:rsidR="0022755B" w:rsidRPr="009752DF">
        <w:rPr>
          <w:rFonts w:ascii="Times New Roman" w:hAnsi="Times New Roman"/>
          <w:i w:val="0"/>
          <w:noProof w:val="0"/>
        </w:rPr>
        <w:t xml:space="preserve"> as shown in Fig. </w:t>
      </w:r>
      <w:r w:rsidR="00F7164D" w:rsidRPr="009752DF">
        <w:rPr>
          <w:rFonts w:ascii="Times New Roman" w:hAnsi="Times New Roman"/>
          <w:i w:val="0"/>
          <w:noProof w:val="0"/>
        </w:rPr>
        <w:t>6</w:t>
      </w:r>
      <w:r w:rsidR="0022755B" w:rsidRPr="009752DF">
        <w:rPr>
          <w:rFonts w:ascii="Times New Roman" w:hAnsi="Times New Roman"/>
          <w:i w:val="0"/>
          <w:noProof w:val="0"/>
        </w:rPr>
        <w:t>c</w:t>
      </w:r>
      <w:r w:rsidR="00EE6E1A" w:rsidRPr="009752DF">
        <w:rPr>
          <w:rFonts w:ascii="Times New Roman" w:hAnsi="Times New Roman"/>
          <w:i w:val="0"/>
          <w:noProof w:val="0"/>
        </w:rPr>
        <w:t>.</w:t>
      </w:r>
      <w:r w:rsidR="003E213A" w:rsidRPr="009752DF">
        <w:rPr>
          <w:rFonts w:ascii="Times New Roman" w:hAnsi="Times New Roman"/>
          <w:i w:val="0"/>
          <w:noProof w:val="0"/>
        </w:rPr>
        <w:t xml:space="preserve"> Initially, HR features are split into</w:t>
      </w:r>
      <w:r w:rsidR="001713D2">
        <w:rPr>
          <w:rFonts w:ascii="Times New Roman" w:hAnsi="Times New Roman"/>
          <w:i w:val="0"/>
          <w:noProof w:val="0"/>
        </w:rPr>
        <w:t xml:space="preserve"> two</w:t>
      </w:r>
      <w:r w:rsidR="003E213A" w:rsidRPr="009752DF">
        <w:rPr>
          <w:rFonts w:ascii="Times New Roman" w:hAnsi="Times New Roman"/>
          <w:i w:val="0"/>
          <w:noProof w:val="0"/>
        </w:rPr>
        <w:t xml:space="preserve"> </w:t>
      </w:r>
      <w:r w:rsidR="00D04F71" w:rsidRPr="009752DF">
        <w:rPr>
          <w:rFonts w:ascii="Times New Roman" w:hAnsi="Times New Roman"/>
          <w:i w:val="0"/>
          <w:noProof w:val="0"/>
        </w:rPr>
        <w:t xml:space="preserve">branches with </w:t>
      </w:r>
      <w:r w:rsidR="00AD7196" w:rsidRPr="009752DF">
        <w:rPr>
          <w:rFonts w:ascii="Times New Roman" w:hAnsi="Times New Roman"/>
          <w:i w:val="0"/>
          <w:noProof w:val="0"/>
        </w:rPr>
        <w:t xml:space="preserve">a </w:t>
      </w:r>
      <w:r w:rsidR="00D04F71" w:rsidRPr="009752DF">
        <w:rPr>
          <w:rFonts w:ascii="Times New Roman" w:hAnsi="Times New Roman"/>
          <w:i w:val="0"/>
          <w:noProof w:val="0"/>
        </w:rPr>
        <w:t xml:space="preserve">kernel size of 3 </w:t>
      </w:r>
      <w:r w:rsidR="00F7164D" w:rsidRPr="009752DF">
        <w:rPr>
          <w:rFonts w:ascii="Times New Roman" w:hAnsi="Times New Roman"/>
          <w:i w:val="0"/>
          <w:noProof w:val="0"/>
        </w:rPr>
        <w:sym w:font="Symbol" w:char="F0B4"/>
      </w:r>
      <w:r w:rsidR="00D04F71" w:rsidRPr="009752DF">
        <w:rPr>
          <w:rFonts w:ascii="Times New Roman" w:hAnsi="Times New Roman"/>
          <w:i w:val="0"/>
          <w:noProof w:val="0"/>
        </w:rPr>
        <w:t xml:space="preserve"> 3 and </w:t>
      </w:r>
      <w:r w:rsidR="009919B4">
        <w:rPr>
          <w:rFonts w:ascii="Times New Roman" w:hAnsi="Times New Roman"/>
          <w:i w:val="0"/>
          <w:noProof w:val="0"/>
        </w:rPr>
        <w:t>5</w:t>
      </w:r>
      <w:r w:rsidR="00D04F71" w:rsidRPr="009752DF">
        <w:rPr>
          <w:rFonts w:ascii="Times New Roman" w:hAnsi="Times New Roman"/>
          <w:i w:val="0"/>
          <w:noProof w:val="0"/>
        </w:rPr>
        <w:t xml:space="preserve"> </w:t>
      </w:r>
      <w:r w:rsidR="00F7164D" w:rsidRPr="009752DF">
        <w:rPr>
          <w:rFonts w:ascii="Times New Roman" w:hAnsi="Times New Roman"/>
          <w:i w:val="0"/>
          <w:noProof w:val="0"/>
        </w:rPr>
        <w:sym w:font="Symbol" w:char="F0B4"/>
      </w:r>
      <w:r w:rsidR="00D04F71" w:rsidRPr="009752DF">
        <w:rPr>
          <w:rFonts w:ascii="Times New Roman" w:hAnsi="Times New Roman"/>
          <w:i w:val="0"/>
          <w:noProof w:val="0"/>
        </w:rPr>
        <w:t xml:space="preserve"> </w:t>
      </w:r>
      <w:r w:rsidR="009919B4">
        <w:rPr>
          <w:rFonts w:ascii="Times New Roman" w:hAnsi="Times New Roman"/>
          <w:i w:val="0"/>
          <w:noProof w:val="0"/>
        </w:rPr>
        <w:t>5</w:t>
      </w:r>
      <w:r w:rsidR="00D04F71" w:rsidRPr="009752DF">
        <w:rPr>
          <w:rFonts w:ascii="Times New Roman" w:hAnsi="Times New Roman"/>
          <w:i w:val="0"/>
          <w:noProof w:val="0"/>
        </w:rPr>
        <w:t xml:space="preserve"> to</w:t>
      </w:r>
      <w:r w:rsidR="009919B4">
        <w:rPr>
          <w:rFonts w:ascii="Times New Roman" w:hAnsi="Times New Roman"/>
          <w:i w:val="0"/>
          <w:noProof w:val="0"/>
        </w:rPr>
        <w:t xml:space="preserve"> take the benefit of small as well as </w:t>
      </w:r>
      <w:r w:rsidR="003717D3">
        <w:rPr>
          <w:rFonts w:ascii="Times New Roman" w:hAnsi="Times New Roman"/>
          <w:i w:val="0"/>
          <w:noProof w:val="0"/>
        </w:rPr>
        <w:t xml:space="preserve">a </w:t>
      </w:r>
      <w:r w:rsidR="00873D8C">
        <w:rPr>
          <w:rFonts w:ascii="Times New Roman" w:hAnsi="Times New Roman"/>
          <w:i w:val="0"/>
          <w:noProof w:val="0"/>
        </w:rPr>
        <w:t>sizeable</w:t>
      </w:r>
      <w:r w:rsidR="009919B4">
        <w:rPr>
          <w:rFonts w:ascii="Times New Roman" w:hAnsi="Times New Roman"/>
          <w:i w:val="0"/>
          <w:noProof w:val="0"/>
        </w:rPr>
        <w:t xml:space="preserve"> receptive field </w:t>
      </w:r>
      <w:r w:rsidR="00293960">
        <w:rPr>
          <w:rFonts w:ascii="Times New Roman" w:hAnsi="Times New Roman"/>
          <w:i w:val="0"/>
          <w:noProof w:val="0"/>
        </w:rPr>
        <w:t>both followed</w:t>
      </w:r>
      <w:r w:rsidR="00DF66C7">
        <w:rPr>
          <w:rFonts w:ascii="Times New Roman" w:hAnsi="Times New Roman"/>
          <w:i w:val="0"/>
          <w:noProof w:val="0"/>
        </w:rPr>
        <w:t xml:space="preserve"> </w:t>
      </w:r>
      <w:r w:rsidR="009919B4">
        <w:rPr>
          <w:rFonts w:ascii="Times New Roman" w:hAnsi="Times New Roman"/>
          <w:i w:val="0"/>
          <w:noProof w:val="0"/>
        </w:rPr>
        <w:t xml:space="preserve">by </w:t>
      </w:r>
      <w:r w:rsidR="00DF66C7">
        <w:rPr>
          <w:rFonts w:ascii="Times New Roman" w:hAnsi="Times New Roman"/>
          <w:i w:val="0"/>
          <w:noProof w:val="0"/>
        </w:rPr>
        <w:t xml:space="preserve">another </w:t>
      </w:r>
      <w:r w:rsidR="00DF66C7" w:rsidRPr="009752DF">
        <w:rPr>
          <w:rFonts w:ascii="Times New Roman" w:hAnsi="Times New Roman"/>
          <w:i w:val="0"/>
          <w:noProof w:val="0"/>
        </w:rPr>
        <w:t xml:space="preserve">3 </w:t>
      </w:r>
      <w:r w:rsidR="00DF66C7" w:rsidRPr="009752DF">
        <w:rPr>
          <w:rFonts w:ascii="Times New Roman" w:hAnsi="Times New Roman"/>
          <w:i w:val="0"/>
          <w:noProof w:val="0"/>
        </w:rPr>
        <w:sym w:font="Symbol" w:char="F0B4"/>
      </w:r>
      <w:r w:rsidR="00DF66C7" w:rsidRPr="009752DF">
        <w:rPr>
          <w:rFonts w:ascii="Times New Roman" w:hAnsi="Times New Roman"/>
          <w:i w:val="0"/>
          <w:noProof w:val="0"/>
        </w:rPr>
        <w:t xml:space="preserve"> 3</w:t>
      </w:r>
      <w:r w:rsidR="00DF66C7">
        <w:rPr>
          <w:rFonts w:ascii="Times New Roman" w:hAnsi="Times New Roman"/>
          <w:i w:val="0"/>
          <w:noProof w:val="0"/>
        </w:rPr>
        <w:t xml:space="preserve"> filter with </w:t>
      </w:r>
      <w:proofErr w:type="spellStart"/>
      <w:r w:rsidR="009919B4">
        <w:rPr>
          <w:rFonts w:ascii="Times New Roman" w:hAnsi="Times New Roman"/>
          <w:i w:val="0"/>
          <w:noProof w:val="0"/>
        </w:rPr>
        <w:t>LReLU</w:t>
      </w:r>
      <w:proofErr w:type="spellEnd"/>
      <w:r w:rsidR="009919B4">
        <w:rPr>
          <w:rFonts w:ascii="Times New Roman" w:hAnsi="Times New Roman"/>
          <w:i w:val="0"/>
          <w:noProof w:val="0"/>
        </w:rPr>
        <w:t xml:space="preserve"> activation function</w:t>
      </w:r>
      <w:r w:rsidR="00DF66C7">
        <w:rPr>
          <w:rFonts w:ascii="Times New Roman" w:hAnsi="Times New Roman"/>
          <w:i w:val="0"/>
          <w:noProof w:val="0"/>
        </w:rPr>
        <w:t xml:space="preserve"> to </w:t>
      </w:r>
      <w:r w:rsidR="00DF66C7" w:rsidRPr="00DF66C7">
        <w:rPr>
          <w:rFonts w:ascii="Times New Roman" w:hAnsi="Times New Roman"/>
          <w:i w:val="0"/>
          <w:noProof w:val="0"/>
        </w:rPr>
        <w:t>prevents gradients from saturating and mitigates the risk of vanishing gradients</w:t>
      </w:r>
      <w:r w:rsidR="009919B4">
        <w:rPr>
          <w:rFonts w:ascii="Times New Roman" w:hAnsi="Times New Roman"/>
          <w:i w:val="0"/>
          <w:noProof w:val="0"/>
        </w:rPr>
        <w:t>.</w:t>
      </w:r>
      <w:r w:rsidR="00DF66C7">
        <w:rPr>
          <w:rFonts w:ascii="Times New Roman" w:hAnsi="Times New Roman"/>
          <w:i w:val="0"/>
          <w:noProof w:val="0"/>
        </w:rPr>
        <w:t xml:space="preserve"> </w:t>
      </w:r>
      <w:r w:rsidR="009919B4">
        <w:rPr>
          <w:rFonts w:ascii="Times New Roman" w:hAnsi="Times New Roman"/>
          <w:i w:val="0"/>
          <w:noProof w:val="0"/>
        </w:rPr>
        <w:t xml:space="preserve"> </w:t>
      </w:r>
      <w:r w:rsidR="006B6F2F" w:rsidRPr="009752DF">
        <w:rPr>
          <w:rFonts w:ascii="Times New Roman" w:hAnsi="Times New Roman"/>
          <w:i w:val="0"/>
          <w:noProof w:val="0"/>
        </w:rPr>
        <w:t xml:space="preserve"> </w:t>
      </w:r>
    </w:p>
    <w:p w14:paraId="22E8460B" w14:textId="7AC59660" w:rsidR="00EA616B" w:rsidRPr="009752DF" w:rsidRDefault="00F80D95" w:rsidP="00EA616B">
      <w:pPr>
        <w:pStyle w:val="MDPI22heading2"/>
        <w:ind w:firstLine="360"/>
        <w:jc w:val="center"/>
        <w:rPr>
          <w:rFonts w:ascii="Times New Roman" w:hAnsi="Times New Roman"/>
          <w:i w:val="0"/>
          <w:noProof w:val="0"/>
        </w:rPr>
      </w:pPr>
      <w:r w:rsidRPr="00F80D95">
        <w:rPr>
          <w:rFonts w:ascii="Times New Roman" w:hAnsi="Times New Roman"/>
          <w:snapToGrid/>
        </w:rPr>
        <w:object w:dxaOrig="8820" w:dyaOrig="2970" w14:anchorId="443C20D9">
          <v:shape id="_x0000_i1026" type="#_x0000_t75" alt="" style="width:365.65pt;height:107.25pt;mso-width-percent:0;mso-height-percent:0;mso-width-percent:0;mso-height-percent:0" o:ole="">
            <v:imagedata r:id="rId15" o:title=""/>
          </v:shape>
          <o:OLEObject Type="Embed" ProgID="PBrush" ShapeID="_x0000_i1026" DrawAspect="Content" ObjectID="_1725735244" r:id="rId16"/>
        </w:object>
      </w:r>
    </w:p>
    <w:p w14:paraId="044EA48D" w14:textId="680DDD46" w:rsidR="00EA616B" w:rsidRPr="005A110F" w:rsidRDefault="00602FA8" w:rsidP="00EA616B">
      <w:pPr>
        <w:ind w:firstLine="360"/>
        <w:jc w:val="center"/>
        <w:rPr>
          <w:color w:val="auto"/>
          <w:sz w:val="18"/>
          <w:lang w:bidi="en-US"/>
        </w:rPr>
      </w:pPr>
      <w:r w:rsidRPr="005A110F">
        <w:rPr>
          <w:b/>
          <w:bCs/>
          <w:color w:val="auto"/>
          <w:sz w:val="18"/>
          <w:lang w:bidi="en-US"/>
        </w:rPr>
        <w:t>Fig. 7.</w:t>
      </w:r>
      <w:r w:rsidRPr="005A110F">
        <w:rPr>
          <w:color w:val="auto"/>
          <w:sz w:val="18"/>
          <w:lang w:bidi="en-US"/>
        </w:rPr>
        <w:t xml:space="preserve"> </w:t>
      </w:r>
      <w:r w:rsidR="00EA616B" w:rsidRPr="005A110F">
        <w:rPr>
          <w:color w:val="auto"/>
          <w:sz w:val="18"/>
          <w:lang w:bidi="en-US"/>
        </w:rPr>
        <w:t>Proposed Capsule Unit Block (C</w:t>
      </w:r>
      <w:r w:rsidR="006A21DF">
        <w:rPr>
          <w:color w:val="auto"/>
          <w:sz w:val="18"/>
          <w:lang w:bidi="en-US"/>
        </w:rPr>
        <w:t>U</w:t>
      </w:r>
      <w:r w:rsidR="00EA616B" w:rsidRPr="005A110F">
        <w:rPr>
          <w:color w:val="auto"/>
          <w:sz w:val="18"/>
          <w:lang w:bidi="en-US"/>
        </w:rPr>
        <w:t xml:space="preserve">B) with local skip connection. </w:t>
      </w:r>
    </w:p>
    <w:p w14:paraId="09719D2A" w14:textId="575A20F8" w:rsidR="00EA616B" w:rsidRPr="009752DF" w:rsidRDefault="00EA616B" w:rsidP="00EA616B">
      <w:pPr>
        <w:pStyle w:val="MDPI22heading2"/>
        <w:numPr>
          <w:ilvl w:val="1"/>
          <w:numId w:val="4"/>
        </w:numPr>
        <w:rPr>
          <w:rFonts w:ascii="Times New Roman" w:hAnsi="Times New Roman"/>
        </w:rPr>
      </w:pPr>
      <w:r w:rsidRPr="009752DF">
        <w:rPr>
          <w:rFonts w:ascii="Times New Roman" w:hAnsi="Times New Roman"/>
        </w:rPr>
        <w:lastRenderedPageBreak/>
        <w:t>C</w:t>
      </w:r>
      <w:r w:rsidR="00681571">
        <w:rPr>
          <w:rFonts w:ascii="Times New Roman" w:hAnsi="Times New Roman"/>
        </w:rPr>
        <w:t>U</w:t>
      </w:r>
      <w:r w:rsidRPr="009752DF">
        <w:rPr>
          <w:rFonts w:ascii="Times New Roman" w:hAnsi="Times New Roman"/>
        </w:rPr>
        <w:t>B Block</w:t>
      </w:r>
    </w:p>
    <w:p w14:paraId="53DAE4AC" w14:textId="617632E6" w:rsidR="00F7164D" w:rsidRDefault="00107446" w:rsidP="005B6A81">
      <w:pPr>
        <w:ind w:left="142" w:firstLine="218"/>
        <w:rPr>
          <w:bCs/>
          <w:snapToGrid w:val="0"/>
          <w:sz w:val="20"/>
          <w:szCs w:val="22"/>
          <w:lang w:bidi="en-US"/>
        </w:rPr>
      </w:pPr>
      <w:r w:rsidRPr="00107446">
        <w:rPr>
          <w:bCs/>
          <w:snapToGrid w:val="0"/>
          <w:sz w:val="20"/>
          <w:szCs w:val="22"/>
          <w:lang w:bidi="en-US"/>
        </w:rPr>
        <w:t xml:space="preserve">To </w:t>
      </w:r>
      <w:r w:rsidR="0036468E" w:rsidRPr="00107446">
        <w:rPr>
          <w:bCs/>
          <w:snapToGrid w:val="0"/>
          <w:sz w:val="20"/>
          <w:szCs w:val="22"/>
          <w:lang w:bidi="en-US"/>
        </w:rPr>
        <w:t>minimize</w:t>
      </w:r>
      <w:r w:rsidRPr="00107446">
        <w:rPr>
          <w:bCs/>
          <w:snapToGrid w:val="0"/>
          <w:sz w:val="20"/>
          <w:szCs w:val="22"/>
          <w:lang w:bidi="en-US"/>
        </w:rPr>
        <w:t xml:space="preserve"> the feature map dimension and merge long-term features with skip connections </w:t>
      </w:r>
      <w:r w:rsidR="002169CB">
        <w:rPr>
          <w:bCs/>
          <w:snapToGrid w:val="0"/>
          <w:sz w:val="20"/>
          <w:szCs w:val="22"/>
          <w:lang w:bidi="en-US"/>
        </w:rPr>
        <w:t>to</w:t>
      </w:r>
      <w:r w:rsidRPr="00107446">
        <w:rPr>
          <w:bCs/>
          <w:snapToGrid w:val="0"/>
          <w:sz w:val="20"/>
          <w:szCs w:val="22"/>
          <w:lang w:bidi="en-US"/>
        </w:rPr>
        <w:t xml:space="preserve"> rebuild the high-quality HR image, a capsule unit is introduced</w:t>
      </w:r>
      <w:r w:rsidR="001B28FB">
        <w:rPr>
          <w:bCs/>
          <w:snapToGrid w:val="0"/>
          <w:sz w:val="20"/>
          <w:szCs w:val="22"/>
          <w:lang w:bidi="en-US"/>
        </w:rPr>
        <w:t xml:space="preserve"> </w:t>
      </w:r>
      <w:r w:rsidR="001B28FB">
        <w:rPr>
          <w:bCs/>
          <w:snapToGrid w:val="0"/>
          <w:sz w:val="20"/>
          <w:szCs w:val="22"/>
          <w:lang w:bidi="en-US"/>
        </w:rPr>
        <w:fldChar w:fldCharType="begin"/>
      </w:r>
      <w:r w:rsidR="00461334">
        <w:rPr>
          <w:bCs/>
          <w:snapToGrid w:val="0"/>
          <w:sz w:val="20"/>
          <w:szCs w:val="22"/>
          <w:lang w:bidi="en-US"/>
        </w:rPr>
        <w:instrText xml:space="preserve"> ADDIN EN.CITE &lt;EndNote&gt;&lt;Cite&gt;&lt;Author&gt;Zhou&lt;/Author&gt;&lt;Year&gt;2021&lt;/Year&gt;&lt;RecNum&gt;1807&lt;/RecNum&gt;&lt;DisplayText&gt;[54]&lt;/DisplayText&gt;&lt;record&gt;&lt;rec-number&gt;1807&lt;/rec-number&gt;&lt;foreign-keys&gt;&lt;key app="EN" db-id="sw00xtss4spprzeae0cvrtw1sxaw9vwe9tdx"&gt;1807&lt;/key&gt;&lt;/foreign-keys&gt;&lt;ref-type name="Journal Article"&gt;17&lt;/ref-type&gt;&lt;contributors&gt;&lt;authors&gt;&lt;author&gt;Zhou, Yuan&lt;/author&gt;&lt;author&gt;Zhang, Yeda&lt;/author&gt;&lt;author&gt;Xie, Xukai&lt;/author&gt;&lt;author&gt;Kung, Sun-Yuan&lt;/author&gt;&lt;/authors&gt;&lt;/contributors&gt;&lt;titles&gt;&lt;title&gt;Image super-resolution based on dense convolutional auto-encoder blocks&lt;/title&gt;&lt;secondary-title&gt;Neurocomputing&lt;/secondary-title&gt;&lt;/titles&gt;&lt;periodical&gt;&lt;full-title&gt;Neurocomputing&lt;/full-title&gt;&lt;abbr-1&gt;Neurocomputing&lt;/abbr-1&gt;&lt;abbr-2&gt;Neurocomputing&lt;/abbr-2&gt;&lt;/periodical&gt;&lt;pages&gt;98-109&lt;/pages&gt;&lt;volume&gt;423&lt;/volume&gt;&lt;dates&gt;&lt;year&gt;2021&lt;/year&gt;&lt;/dates&gt;&lt;isbn&gt;0925-2312&lt;/isbn&gt;&lt;urls&gt;&lt;/urls&gt;&lt;/record&gt;&lt;/Cite&gt;&lt;/EndNote&gt;</w:instrText>
      </w:r>
      <w:r w:rsidR="001B28FB">
        <w:rPr>
          <w:bCs/>
          <w:snapToGrid w:val="0"/>
          <w:sz w:val="20"/>
          <w:szCs w:val="22"/>
          <w:lang w:bidi="en-US"/>
        </w:rPr>
        <w:fldChar w:fldCharType="separate"/>
      </w:r>
      <w:r w:rsidR="00461334">
        <w:rPr>
          <w:bCs/>
          <w:noProof/>
          <w:snapToGrid w:val="0"/>
          <w:sz w:val="20"/>
          <w:szCs w:val="22"/>
          <w:lang w:bidi="en-US"/>
        </w:rPr>
        <w:t>[54]</w:t>
      </w:r>
      <w:r w:rsidR="001B28FB">
        <w:rPr>
          <w:bCs/>
          <w:snapToGrid w:val="0"/>
          <w:sz w:val="20"/>
          <w:szCs w:val="22"/>
          <w:lang w:bidi="en-US"/>
        </w:rPr>
        <w:fldChar w:fldCharType="end"/>
      </w:r>
      <w:r w:rsidRPr="00107446">
        <w:rPr>
          <w:bCs/>
          <w:snapToGrid w:val="0"/>
          <w:sz w:val="20"/>
          <w:szCs w:val="22"/>
          <w:lang w:bidi="en-US"/>
        </w:rPr>
        <w:t>.</w:t>
      </w:r>
      <w:r w:rsidR="00D671E4">
        <w:rPr>
          <w:bCs/>
          <w:snapToGrid w:val="0"/>
          <w:sz w:val="20"/>
          <w:szCs w:val="22"/>
          <w:lang w:bidi="en-US"/>
        </w:rPr>
        <w:t xml:space="preserve"> </w:t>
      </w:r>
      <w:r w:rsidR="006951A4">
        <w:rPr>
          <w:bCs/>
          <w:snapToGrid w:val="0"/>
          <w:sz w:val="20"/>
          <w:szCs w:val="22"/>
          <w:lang w:bidi="en-US"/>
        </w:rPr>
        <w:t xml:space="preserve">To follow the concept of </w:t>
      </w:r>
      <w:r w:rsidR="006951A4">
        <w:rPr>
          <w:bCs/>
          <w:snapToGrid w:val="0"/>
          <w:sz w:val="20"/>
          <w:szCs w:val="22"/>
          <w:lang w:bidi="en-US"/>
        </w:rPr>
        <w:fldChar w:fldCharType="begin"/>
      </w:r>
      <w:r w:rsidR="00461334">
        <w:rPr>
          <w:bCs/>
          <w:snapToGrid w:val="0"/>
          <w:sz w:val="20"/>
          <w:szCs w:val="22"/>
          <w:lang w:bidi="en-US"/>
        </w:rPr>
        <w:instrText xml:space="preserve"> ADDIN EN.CITE &lt;EndNote&gt;&lt;Cite&gt;&lt;Author&gt;Zhou&lt;/Author&gt;&lt;Year&gt;2021&lt;/Year&gt;&lt;RecNum&gt;1807&lt;/RecNum&gt;&lt;DisplayText&gt;[54]&lt;/DisplayText&gt;&lt;record&gt;&lt;rec-number&gt;1807&lt;/rec-number&gt;&lt;foreign-keys&gt;&lt;key app="EN" db-id="sw00xtss4spprzeae0cvrtw1sxaw9vwe9tdx"&gt;1807&lt;/key&gt;&lt;/foreign-keys&gt;&lt;ref-type name="Journal Article"&gt;17&lt;/ref-type&gt;&lt;contributors&gt;&lt;authors&gt;&lt;author&gt;Zhou, Yuan&lt;/author&gt;&lt;author&gt;Zhang, Yeda&lt;/author&gt;&lt;author&gt;Xie, Xukai&lt;/author&gt;&lt;author&gt;Kung, Sun-Yuan&lt;/author&gt;&lt;/authors&gt;&lt;/contributors&gt;&lt;titles&gt;&lt;title&gt;Image super-resolution based on dense convolutional auto-encoder blocks&lt;/title&gt;&lt;secondary-title&gt;Neurocomputing&lt;/secondary-title&gt;&lt;/titles&gt;&lt;periodical&gt;&lt;full-title&gt;Neurocomputing&lt;/full-title&gt;&lt;abbr-1&gt;Neurocomputing&lt;/abbr-1&gt;&lt;abbr-2&gt;Neurocomputing&lt;/abbr-2&gt;&lt;/periodical&gt;&lt;pages&gt;98-109&lt;/pages&gt;&lt;volume&gt;423&lt;/volume&gt;&lt;dates&gt;&lt;year&gt;2021&lt;/year&gt;&lt;/dates&gt;&lt;isbn&gt;0925-2312&lt;/isbn&gt;&lt;urls&gt;&lt;/urls&gt;&lt;/record&gt;&lt;/Cite&gt;&lt;/EndNote&gt;</w:instrText>
      </w:r>
      <w:r w:rsidR="006951A4">
        <w:rPr>
          <w:bCs/>
          <w:snapToGrid w:val="0"/>
          <w:sz w:val="20"/>
          <w:szCs w:val="22"/>
          <w:lang w:bidi="en-US"/>
        </w:rPr>
        <w:fldChar w:fldCharType="separate"/>
      </w:r>
      <w:r w:rsidR="00461334">
        <w:rPr>
          <w:bCs/>
          <w:noProof/>
          <w:snapToGrid w:val="0"/>
          <w:sz w:val="20"/>
          <w:szCs w:val="22"/>
          <w:lang w:bidi="en-US"/>
        </w:rPr>
        <w:t>[54]</w:t>
      </w:r>
      <w:r w:rsidR="006951A4">
        <w:rPr>
          <w:bCs/>
          <w:snapToGrid w:val="0"/>
          <w:sz w:val="20"/>
          <w:szCs w:val="22"/>
          <w:lang w:bidi="en-US"/>
        </w:rPr>
        <w:fldChar w:fldCharType="end"/>
      </w:r>
      <w:r w:rsidR="006951A4">
        <w:rPr>
          <w:bCs/>
          <w:snapToGrid w:val="0"/>
          <w:sz w:val="20"/>
          <w:szCs w:val="22"/>
          <w:lang w:bidi="en-US"/>
        </w:rPr>
        <w:t xml:space="preserve">, we proposed a </w:t>
      </w:r>
      <w:r w:rsidR="00873D8C">
        <w:rPr>
          <w:bCs/>
          <w:snapToGrid w:val="0"/>
          <w:sz w:val="20"/>
          <w:szCs w:val="22"/>
          <w:lang w:bidi="en-US"/>
        </w:rPr>
        <w:t>particular</w:t>
      </w:r>
      <w:r w:rsidR="006951A4">
        <w:rPr>
          <w:bCs/>
          <w:snapToGrid w:val="0"/>
          <w:sz w:val="20"/>
          <w:szCs w:val="22"/>
          <w:lang w:bidi="en-US"/>
        </w:rPr>
        <w:t xml:space="preserve"> capsule </w:t>
      </w:r>
      <w:r w:rsidR="00681571">
        <w:rPr>
          <w:bCs/>
          <w:snapToGrid w:val="0"/>
          <w:sz w:val="20"/>
          <w:szCs w:val="22"/>
          <w:lang w:bidi="en-US"/>
        </w:rPr>
        <w:t xml:space="preserve">unit </w:t>
      </w:r>
      <w:r w:rsidR="006951A4">
        <w:rPr>
          <w:bCs/>
          <w:snapToGrid w:val="0"/>
          <w:sz w:val="20"/>
          <w:szCs w:val="22"/>
          <w:lang w:bidi="en-US"/>
        </w:rPr>
        <w:t>block (C</w:t>
      </w:r>
      <w:r w:rsidR="00681571">
        <w:rPr>
          <w:bCs/>
          <w:snapToGrid w:val="0"/>
          <w:sz w:val="20"/>
          <w:szCs w:val="22"/>
          <w:lang w:bidi="en-US"/>
        </w:rPr>
        <w:t>UB</w:t>
      </w:r>
      <w:r w:rsidR="006951A4">
        <w:rPr>
          <w:bCs/>
          <w:snapToGrid w:val="0"/>
          <w:sz w:val="20"/>
          <w:szCs w:val="22"/>
          <w:lang w:bidi="en-US"/>
        </w:rPr>
        <w:t xml:space="preserve">) with </w:t>
      </w:r>
      <w:r w:rsidR="003717D3">
        <w:rPr>
          <w:bCs/>
          <w:snapToGrid w:val="0"/>
          <w:sz w:val="20"/>
          <w:szCs w:val="22"/>
          <w:lang w:bidi="en-US"/>
        </w:rPr>
        <w:t xml:space="preserve">a </w:t>
      </w:r>
      <w:r w:rsidR="006951A4">
        <w:rPr>
          <w:bCs/>
          <w:snapToGrid w:val="0"/>
          <w:sz w:val="20"/>
          <w:szCs w:val="22"/>
          <w:lang w:bidi="en-US"/>
        </w:rPr>
        <w:t>global skip connection</w:t>
      </w:r>
      <w:r w:rsidR="003717D3">
        <w:rPr>
          <w:bCs/>
          <w:snapToGrid w:val="0"/>
          <w:sz w:val="20"/>
          <w:szCs w:val="22"/>
          <w:lang w:bidi="en-US"/>
        </w:rPr>
        <w:t>,</w:t>
      </w:r>
      <w:r w:rsidR="006951A4">
        <w:rPr>
          <w:bCs/>
          <w:snapToGrid w:val="0"/>
          <w:sz w:val="20"/>
          <w:szCs w:val="22"/>
          <w:lang w:bidi="en-US"/>
        </w:rPr>
        <w:t xml:space="preserve"> as shown in </w:t>
      </w:r>
      <w:r w:rsidR="00A83A46" w:rsidRPr="00B94C1E">
        <w:rPr>
          <w:sz w:val="20"/>
          <w:lang w:bidi="en-US"/>
        </w:rPr>
        <w:t>Fig.</w:t>
      </w:r>
      <w:r w:rsidR="00A83A46">
        <w:rPr>
          <w:sz w:val="20"/>
          <w:lang w:bidi="en-US"/>
        </w:rPr>
        <w:t xml:space="preserve"> </w:t>
      </w:r>
      <w:r w:rsidR="0054001E" w:rsidRPr="0054001E">
        <w:rPr>
          <w:bCs/>
          <w:snapToGrid w:val="0"/>
          <w:sz w:val="20"/>
          <w:szCs w:val="22"/>
          <w:lang w:bidi="en-US"/>
        </w:rPr>
        <w:t>7</w:t>
      </w:r>
      <w:r w:rsidR="006951A4">
        <w:rPr>
          <w:bCs/>
          <w:snapToGrid w:val="0"/>
          <w:sz w:val="20"/>
          <w:szCs w:val="22"/>
          <w:lang w:bidi="en-US"/>
        </w:rPr>
        <w:t xml:space="preserve">. The design of </w:t>
      </w:r>
      <w:r w:rsidR="003717D3">
        <w:rPr>
          <w:bCs/>
          <w:snapToGrid w:val="0"/>
          <w:sz w:val="20"/>
          <w:szCs w:val="22"/>
          <w:lang w:bidi="en-US"/>
        </w:rPr>
        <w:t xml:space="preserve">the </w:t>
      </w:r>
      <w:r w:rsidR="006951A4">
        <w:rPr>
          <w:bCs/>
          <w:snapToGrid w:val="0"/>
          <w:sz w:val="20"/>
          <w:szCs w:val="22"/>
          <w:lang w:bidi="en-US"/>
        </w:rPr>
        <w:t>proposed C</w:t>
      </w:r>
      <w:r w:rsidR="00681571">
        <w:rPr>
          <w:bCs/>
          <w:snapToGrid w:val="0"/>
          <w:sz w:val="20"/>
          <w:szCs w:val="22"/>
          <w:lang w:bidi="en-US"/>
        </w:rPr>
        <w:t xml:space="preserve">UB </w:t>
      </w:r>
      <w:r w:rsidR="006951A4">
        <w:rPr>
          <w:bCs/>
          <w:snapToGrid w:val="0"/>
          <w:sz w:val="20"/>
          <w:szCs w:val="22"/>
          <w:lang w:bidi="en-US"/>
        </w:rPr>
        <w:t xml:space="preserve">block consists of one bottleneck layer and one 3 × 3 </w:t>
      </w:r>
      <w:r w:rsidR="004466CE">
        <w:rPr>
          <w:bCs/>
          <w:snapToGrid w:val="0"/>
          <w:sz w:val="20"/>
          <w:szCs w:val="22"/>
          <w:lang w:bidi="en-US"/>
        </w:rPr>
        <w:t>filter</w:t>
      </w:r>
      <w:r w:rsidR="002169CB">
        <w:rPr>
          <w:bCs/>
          <w:snapToGrid w:val="0"/>
          <w:sz w:val="20"/>
          <w:szCs w:val="22"/>
          <w:lang w:bidi="en-US"/>
        </w:rPr>
        <w:t xml:space="preserve">. </w:t>
      </w:r>
      <w:r w:rsidR="00917EFD">
        <w:rPr>
          <w:bCs/>
          <w:snapToGrid w:val="0"/>
          <w:sz w:val="20"/>
          <w:szCs w:val="22"/>
          <w:lang w:bidi="en-US"/>
        </w:rPr>
        <w:t>Th</w:t>
      </w:r>
      <w:r w:rsidR="004466CE">
        <w:rPr>
          <w:bCs/>
          <w:snapToGrid w:val="0"/>
          <w:sz w:val="20"/>
          <w:szCs w:val="22"/>
          <w:lang w:bidi="en-US"/>
        </w:rPr>
        <w:t xml:space="preserve">e </w:t>
      </w:r>
      <w:r w:rsidR="002169CB">
        <w:rPr>
          <w:bCs/>
          <w:snapToGrid w:val="0"/>
          <w:sz w:val="20"/>
          <w:szCs w:val="22"/>
          <w:lang w:bidi="en-US"/>
        </w:rPr>
        <w:t>bottleneck</w:t>
      </w:r>
      <w:r w:rsidR="006951A4">
        <w:rPr>
          <w:bCs/>
          <w:snapToGrid w:val="0"/>
          <w:sz w:val="20"/>
          <w:szCs w:val="22"/>
          <w:lang w:bidi="en-US"/>
        </w:rPr>
        <w:t xml:space="preserve"> layer </w:t>
      </w:r>
      <w:r w:rsidR="005A110F">
        <w:rPr>
          <w:bCs/>
          <w:snapToGrid w:val="0"/>
          <w:sz w:val="20"/>
          <w:szCs w:val="22"/>
          <w:lang w:bidi="en-US"/>
        </w:rPr>
        <w:t>recalibrates</w:t>
      </w:r>
      <w:r w:rsidR="006951A4">
        <w:rPr>
          <w:bCs/>
          <w:snapToGrid w:val="0"/>
          <w:sz w:val="20"/>
          <w:szCs w:val="22"/>
          <w:lang w:bidi="en-US"/>
        </w:rPr>
        <w:t xml:space="preserve"> the information with </w:t>
      </w:r>
      <w:r w:rsidR="004466CE">
        <w:rPr>
          <w:bCs/>
          <w:snapToGrid w:val="0"/>
          <w:sz w:val="20"/>
          <w:szCs w:val="22"/>
          <w:lang w:bidi="en-US"/>
        </w:rPr>
        <w:t xml:space="preserve">a </w:t>
      </w:r>
      <w:r w:rsidR="006951A4">
        <w:rPr>
          <w:bCs/>
          <w:snapToGrid w:val="0"/>
          <w:sz w:val="20"/>
          <w:szCs w:val="22"/>
          <w:lang w:bidi="en-US"/>
        </w:rPr>
        <w:t>sub-local skip connection to</w:t>
      </w:r>
      <w:r w:rsidR="00200A6A">
        <w:rPr>
          <w:bCs/>
          <w:snapToGrid w:val="0"/>
          <w:sz w:val="20"/>
          <w:szCs w:val="22"/>
          <w:lang w:bidi="en-US"/>
        </w:rPr>
        <w:t xml:space="preserve"> </w:t>
      </w:r>
      <w:r w:rsidR="00200A6A" w:rsidRPr="00200A6A">
        <w:rPr>
          <w:bCs/>
          <w:snapToGrid w:val="0"/>
          <w:sz w:val="20"/>
          <w:szCs w:val="22"/>
          <w:lang w:bidi="en-US"/>
        </w:rPr>
        <w:t>overcome parameter growth and build an efficient architecture</w:t>
      </w:r>
      <w:r w:rsidR="00200A6A">
        <w:rPr>
          <w:bCs/>
          <w:snapToGrid w:val="0"/>
          <w:sz w:val="20"/>
          <w:szCs w:val="22"/>
          <w:lang w:bidi="en-US"/>
        </w:rPr>
        <w:t xml:space="preserve">. </w:t>
      </w:r>
      <w:r w:rsidR="0054001E" w:rsidRPr="0054001E">
        <w:rPr>
          <w:bCs/>
          <w:snapToGrid w:val="0"/>
          <w:sz w:val="20"/>
          <w:szCs w:val="22"/>
          <w:lang w:bidi="en-US"/>
        </w:rPr>
        <w:t xml:space="preserve">The </w:t>
      </w:r>
      <w:r w:rsidR="00200A6A">
        <w:rPr>
          <w:bCs/>
          <w:snapToGrid w:val="0"/>
          <w:sz w:val="20"/>
          <w:szCs w:val="22"/>
          <w:lang w:bidi="en-US"/>
        </w:rPr>
        <w:t>concatenated output is used by one conv</w:t>
      </w:r>
      <w:r w:rsidR="0054001E" w:rsidRPr="0054001E">
        <w:rPr>
          <w:bCs/>
          <w:snapToGrid w:val="0"/>
          <w:sz w:val="20"/>
          <w:szCs w:val="22"/>
          <w:lang w:bidi="en-US"/>
        </w:rPr>
        <w:t xml:space="preserve">olution </w:t>
      </w:r>
      <w:r w:rsidR="003717D3">
        <w:rPr>
          <w:bCs/>
          <w:snapToGrid w:val="0"/>
          <w:sz w:val="20"/>
          <w:szCs w:val="22"/>
          <w:lang w:bidi="en-US"/>
        </w:rPr>
        <w:t>layer</w:t>
      </w:r>
      <w:r w:rsidR="0054001E" w:rsidRPr="0054001E">
        <w:rPr>
          <w:bCs/>
          <w:snapToGrid w:val="0"/>
          <w:sz w:val="20"/>
          <w:szCs w:val="22"/>
          <w:lang w:bidi="en-US"/>
        </w:rPr>
        <w:t xml:space="preserve"> </w:t>
      </w:r>
      <w:r w:rsidR="00F80BDC">
        <w:rPr>
          <w:bCs/>
          <w:snapToGrid w:val="0"/>
          <w:sz w:val="20"/>
          <w:szCs w:val="22"/>
          <w:lang w:bidi="en-US"/>
        </w:rPr>
        <w:t xml:space="preserve">of </w:t>
      </w:r>
      <w:r w:rsidR="0054001E" w:rsidRPr="0054001E">
        <w:rPr>
          <w:bCs/>
          <w:snapToGrid w:val="0"/>
          <w:sz w:val="20"/>
          <w:szCs w:val="22"/>
          <w:lang w:bidi="en-US"/>
        </w:rPr>
        <w:t>filter size is 3</w:t>
      </w:r>
      <w:r w:rsidR="00F80BDC">
        <w:rPr>
          <w:bCs/>
          <w:snapToGrid w:val="0"/>
          <w:sz w:val="20"/>
          <w:szCs w:val="22"/>
          <w:lang w:bidi="en-US"/>
        </w:rPr>
        <w:t xml:space="preserve"> </w:t>
      </w:r>
      <w:r w:rsidR="00F80BDC">
        <w:rPr>
          <w:bCs/>
          <w:snapToGrid w:val="0"/>
          <w:sz w:val="20"/>
          <w:szCs w:val="22"/>
          <w:lang w:bidi="en-US"/>
        </w:rPr>
        <w:sym w:font="Symbol" w:char="F0B4"/>
      </w:r>
      <w:r w:rsidR="0054001E" w:rsidRPr="0054001E">
        <w:rPr>
          <w:bCs/>
          <w:snapToGrid w:val="0"/>
          <w:sz w:val="20"/>
          <w:szCs w:val="22"/>
          <w:lang w:bidi="en-US"/>
        </w:rPr>
        <w:t xml:space="preserve"> 3</w:t>
      </w:r>
      <w:r w:rsidR="00200A6A">
        <w:rPr>
          <w:bCs/>
          <w:snapToGrid w:val="0"/>
          <w:sz w:val="20"/>
          <w:szCs w:val="22"/>
          <w:lang w:bidi="en-US"/>
        </w:rPr>
        <w:t>.</w:t>
      </w:r>
    </w:p>
    <w:p w14:paraId="42B2C375" w14:textId="44F46F1B" w:rsidR="00E27CA1" w:rsidRPr="009752DF" w:rsidRDefault="00E27CA1" w:rsidP="00E27CA1">
      <w:pPr>
        <w:pStyle w:val="MDPI22heading2"/>
        <w:numPr>
          <w:ilvl w:val="1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t>U</w:t>
      </w:r>
      <w:r w:rsidR="002A1240">
        <w:rPr>
          <w:rFonts w:ascii="Times New Roman" w:hAnsi="Times New Roman"/>
        </w:rPr>
        <w:t xml:space="preserve">BB </w:t>
      </w:r>
      <w:r w:rsidR="00467CB7">
        <w:rPr>
          <w:rFonts w:ascii="Times New Roman" w:hAnsi="Times New Roman"/>
        </w:rPr>
        <w:t>Block</w:t>
      </w:r>
    </w:p>
    <w:p w14:paraId="3C1C2118" w14:textId="589CB4C6" w:rsidR="00E27CA1" w:rsidRDefault="00CA79E4" w:rsidP="00CA79E4">
      <w:pPr>
        <w:ind w:left="142" w:firstLine="218"/>
        <w:jc w:val="center"/>
        <w:rPr>
          <w:bCs/>
          <w:snapToGrid w:val="0"/>
          <w:sz w:val="20"/>
          <w:szCs w:val="22"/>
          <w:lang w:bidi="en-US"/>
        </w:rPr>
      </w:pPr>
      <w:r>
        <w:rPr>
          <w:bCs/>
          <w:noProof/>
          <w:snapToGrid w:val="0"/>
          <w:sz w:val="20"/>
          <w:szCs w:val="22"/>
          <w:lang w:bidi="en-US"/>
        </w:rPr>
        <w:drawing>
          <wp:inline distT="0" distB="0" distL="0" distR="0" wp14:anchorId="5D96B696" wp14:editId="3742E1EC">
            <wp:extent cx="5615940" cy="1271905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CCE27" w14:textId="525A67C8" w:rsidR="00CA79E4" w:rsidRPr="00EC315E" w:rsidRDefault="00CA79E4" w:rsidP="00CA79E4">
      <w:pPr>
        <w:ind w:firstLine="360"/>
        <w:jc w:val="center"/>
        <w:rPr>
          <w:color w:val="auto"/>
          <w:sz w:val="18"/>
          <w:lang w:bidi="en-US"/>
        </w:rPr>
      </w:pPr>
      <w:r w:rsidRPr="00EC315E">
        <w:rPr>
          <w:b/>
          <w:bCs/>
          <w:color w:val="auto"/>
          <w:sz w:val="18"/>
          <w:lang w:bidi="en-US"/>
        </w:rPr>
        <w:t xml:space="preserve">Fig. </w:t>
      </w:r>
      <w:r w:rsidR="00EC315E">
        <w:rPr>
          <w:b/>
          <w:bCs/>
          <w:color w:val="auto"/>
          <w:sz w:val="18"/>
          <w:lang w:bidi="en-US"/>
        </w:rPr>
        <w:t>8</w:t>
      </w:r>
      <w:r w:rsidRPr="00EC315E">
        <w:rPr>
          <w:b/>
          <w:bCs/>
          <w:color w:val="auto"/>
          <w:sz w:val="18"/>
          <w:lang w:bidi="en-US"/>
        </w:rPr>
        <w:t>.</w:t>
      </w:r>
      <w:r w:rsidRPr="00EC315E">
        <w:rPr>
          <w:color w:val="auto"/>
          <w:sz w:val="18"/>
          <w:lang w:bidi="en-US"/>
        </w:rPr>
        <w:t xml:space="preserve"> Proposed Upper Branch Block (UBB) with global skip connection. </w:t>
      </w:r>
    </w:p>
    <w:p w14:paraId="0ECFFEE7" w14:textId="77777777" w:rsidR="00CA79E4" w:rsidRDefault="00CA79E4" w:rsidP="00CA79E4">
      <w:pPr>
        <w:ind w:left="142" w:firstLine="218"/>
        <w:jc w:val="center"/>
        <w:rPr>
          <w:bCs/>
          <w:snapToGrid w:val="0"/>
          <w:sz w:val="20"/>
          <w:szCs w:val="22"/>
          <w:lang w:bidi="en-US"/>
        </w:rPr>
      </w:pPr>
    </w:p>
    <w:p w14:paraId="247E77B2" w14:textId="00209A0F" w:rsidR="00312831" w:rsidRDefault="002169CB" w:rsidP="005F484E">
      <w:pPr>
        <w:ind w:left="142" w:firstLine="218"/>
        <w:rPr>
          <w:bCs/>
          <w:snapToGrid w:val="0"/>
          <w:color w:val="auto"/>
          <w:sz w:val="20"/>
          <w:szCs w:val="22"/>
          <w:lang w:bidi="en-US"/>
        </w:rPr>
      </w:pPr>
      <w:r>
        <w:rPr>
          <w:bCs/>
          <w:snapToGrid w:val="0"/>
          <w:sz w:val="20"/>
          <w:szCs w:val="22"/>
          <w:lang w:bidi="en-US"/>
        </w:rPr>
        <w:t>Implementing</w:t>
      </w:r>
      <w:r w:rsidR="00F90CC8">
        <w:rPr>
          <w:bCs/>
          <w:snapToGrid w:val="0"/>
          <w:sz w:val="20"/>
          <w:szCs w:val="22"/>
          <w:lang w:bidi="en-US"/>
        </w:rPr>
        <w:t xml:space="preserve"> </w:t>
      </w:r>
      <w:r w:rsidR="00E74C22">
        <w:rPr>
          <w:bCs/>
          <w:snapToGrid w:val="0"/>
          <w:sz w:val="20"/>
          <w:szCs w:val="22"/>
          <w:lang w:bidi="en-US"/>
        </w:rPr>
        <w:t>Inception</w:t>
      </w:r>
      <w:r w:rsidR="00F90CC8">
        <w:rPr>
          <w:bCs/>
          <w:snapToGrid w:val="0"/>
          <w:sz w:val="20"/>
          <w:szCs w:val="22"/>
          <w:lang w:bidi="en-US"/>
        </w:rPr>
        <w:t xml:space="preserve"> </w:t>
      </w:r>
      <w:r w:rsidR="00F90CC8">
        <w:rPr>
          <w:bCs/>
          <w:snapToGrid w:val="0"/>
          <w:sz w:val="20"/>
          <w:szCs w:val="22"/>
          <w:lang w:bidi="en-US"/>
        </w:rPr>
        <w:fldChar w:fldCharType="begin"/>
      </w:r>
      <w:r w:rsidR="00461334">
        <w:rPr>
          <w:bCs/>
          <w:snapToGrid w:val="0"/>
          <w:sz w:val="20"/>
          <w:szCs w:val="22"/>
          <w:lang w:bidi="en-US"/>
        </w:rPr>
        <w:instrText xml:space="preserve"> ADDIN EN.CITE &lt;EndNote&gt;&lt;Cite&gt;&lt;Author&gt;Szegedy&lt;/Author&gt;&lt;Year&gt;2015&lt;/Year&gt;&lt;RecNum&gt;61&lt;/RecNum&gt;&lt;DisplayText&gt;[55]&lt;/DisplayText&gt;&lt;record&gt;&lt;rec-number&gt;61&lt;/rec-number&gt;&lt;foreign-keys&gt;&lt;key app="EN" db-id="srxvfdd95r2023e09rp5vpah5wxe09vdzrzd" timestamp="1658862526"&gt;61&lt;/key&gt;&lt;/foreign-keys&gt;&lt;ref-type name="Conference Proceedings"&gt;10&lt;/ref-type&gt;&lt;contributors&gt;&lt;authors&gt;&lt;author&gt;Szegedy, Christian&lt;/author&gt;&lt;author&gt;Liu, Wei&lt;/author&gt;&lt;author&gt;Jia, Yangqing&lt;/author&gt;&lt;author&gt;Sermanet, Pierre&lt;/author&gt;&lt;author&gt;Reed, Scott&lt;/author&gt;&lt;author&gt;Anguelov, Dragomir&lt;/author&gt;&lt;author&gt;Erhan, Dumitru&lt;/author&gt;&lt;author&gt;Vanhoucke, Vincent&lt;/author&gt;&lt;author&gt;Rabinovich, Andrew&lt;/author&gt;&lt;/authors&gt;&lt;/contributors&gt;&lt;titles&gt;&lt;title&gt;Going deeper with convolutions&lt;/title&gt;&lt;secondary-title&gt;Proceedings of the IEEE conference on computer vision and pattern recognition&lt;/secondary-title&gt;&lt;/titles&gt;&lt;pages&gt;1-9&lt;/pages&gt;&lt;dates&gt;&lt;year&gt;2015&lt;/year&gt;&lt;/dates&gt;&lt;urls&gt;&lt;/urls&gt;&lt;/record&gt;&lt;/Cite&gt;&lt;/EndNote&gt;</w:instrText>
      </w:r>
      <w:r w:rsidR="00F90CC8">
        <w:rPr>
          <w:bCs/>
          <w:snapToGrid w:val="0"/>
          <w:sz w:val="20"/>
          <w:szCs w:val="22"/>
          <w:lang w:bidi="en-US"/>
        </w:rPr>
        <w:fldChar w:fldCharType="separate"/>
      </w:r>
      <w:r w:rsidR="00461334">
        <w:rPr>
          <w:bCs/>
          <w:noProof/>
          <w:snapToGrid w:val="0"/>
          <w:sz w:val="20"/>
          <w:szCs w:val="22"/>
          <w:lang w:bidi="en-US"/>
        </w:rPr>
        <w:t>[55]</w:t>
      </w:r>
      <w:r w:rsidR="00F90CC8">
        <w:rPr>
          <w:bCs/>
          <w:snapToGrid w:val="0"/>
          <w:sz w:val="20"/>
          <w:szCs w:val="22"/>
          <w:lang w:bidi="en-US"/>
        </w:rPr>
        <w:fldChar w:fldCharType="end"/>
      </w:r>
      <w:r w:rsidR="00E74C22">
        <w:rPr>
          <w:bCs/>
          <w:snapToGrid w:val="0"/>
          <w:sz w:val="20"/>
          <w:szCs w:val="22"/>
          <w:lang w:bidi="en-US"/>
        </w:rPr>
        <w:t xml:space="preserve"> based block</w:t>
      </w:r>
      <w:r w:rsidR="00F90CC8">
        <w:rPr>
          <w:bCs/>
          <w:snapToGrid w:val="0"/>
          <w:sz w:val="20"/>
          <w:szCs w:val="22"/>
          <w:lang w:bidi="en-US"/>
        </w:rPr>
        <w:t xml:space="preserve"> </w:t>
      </w:r>
      <w:r w:rsidR="00E74C22">
        <w:rPr>
          <w:bCs/>
          <w:snapToGrid w:val="0"/>
          <w:sz w:val="20"/>
          <w:szCs w:val="22"/>
          <w:lang w:bidi="en-US"/>
        </w:rPr>
        <w:t xml:space="preserve">before the </w:t>
      </w:r>
      <w:r w:rsidR="008F5000">
        <w:rPr>
          <w:bCs/>
          <w:snapToGrid w:val="0"/>
          <w:sz w:val="20"/>
          <w:szCs w:val="22"/>
          <w:lang w:bidi="en-US"/>
        </w:rPr>
        <w:t xml:space="preserve">transpose </w:t>
      </w:r>
      <w:r w:rsidR="00E74C22">
        <w:rPr>
          <w:bCs/>
          <w:snapToGrid w:val="0"/>
          <w:sz w:val="20"/>
          <w:szCs w:val="22"/>
          <w:lang w:bidi="en-US"/>
        </w:rPr>
        <w:t xml:space="preserve">layer to extract the </w:t>
      </w:r>
      <w:r w:rsidR="00E3779E">
        <w:rPr>
          <w:bCs/>
          <w:snapToGrid w:val="0"/>
          <w:sz w:val="20"/>
          <w:szCs w:val="22"/>
          <w:lang w:bidi="en-US"/>
        </w:rPr>
        <w:t>multi-scale</w:t>
      </w:r>
      <w:r w:rsidR="003717D3">
        <w:rPr>
          <w:bCs/>
          <w:snapToGrid w:val="0"/>
          <w:sz w:val="20"/>
          <w:szCs w:val="22"/>
          <w:lang w:bidi="en-US"/>
        </w:rPr>
        <w:t xml:space="preserve"> </w:t>
      </w:r>
      <w:r w:rsidR="00EC315E">
        <w:rPr>
          <w:bCs/>
          <w:snapToGrid w:val="0"/>
          <w:sz w:val="20"/>
          <w:szCs w:val="22"/>
          <w:lang w:bidi="en-US"/>
        </w:rPr>
        <w:t>features</w:t>
      </w:r>
      <w:r w:rsidR="00E74C22">
        <w:rPr>
          <w:bCs/>
          <w:snapToGrid w:val="0"/>
          <w:sz w:val="20"/>
          <w:szCs w:val="22"/>
          <w:lang w:bidi="en-US"/>
        </w:rPr>
        <w:t xml:space="preserve"> information</w:t>
      </w:r>
      <w:r w:rsidR="005C5AA9">
        <w:rPr>
          <w:bCs/>
          <w:snapToGrid w:val="0"/>
          <w:sz w:val="20"/>
          <w:szCs w:val="22"/>
          <w:lang w:bidi="en-US"/>
        </w:rPr>
        <w:t xml:space="preserve"> obtained the better performance</w:t>
      </w:r>
      <w:r w:rsidR="00E74C22">
        <w:rPr>
          <w:bCs/>
          <w:snapToGrid w:val="0"/>
          <w:sz w:val="20"/>
          <w:szCs w:val="22"/>
          <w:lang w:bidi="en-US"/>
        </w:rPr>
        <w:t xml:space="preserve">. </w:t>
      </w:r>
      <w:r w:rsidR="00015569">
        <w:rPr>
          <w:bCs/>
          <w:snapToGrid w:val="0"/>
          <w:sz w:val="20"/>
          <w:szCs w:val="22"/>
          <w:lang w:bidi="en-US"/>
        </w:rPr>
        <w:t xml:space="preserve">The main </w:t>
      </w:r>
      <w:r w:rsidR="003717D3">
        <w:rPr>
          <w:bCs/>
          <w:snapToGrid w:val="0"/>
          <w:sz w:val="20"/>
          <w:szCs w:val="22"/>
          <w:lang w:bidi="en-US"/>
        </w:rPr>
        <w:t>drawback</w:t>
      </w:r>
      <w:r w:rsidR="00015569">
        <w:rPr>
          <w:bCs/>
          <w:snapToGrid w:val="0"/>
          <w:sz w:val="20"/>
          <w:szCs w:val="22"/>
          <w:lang w:bidi="en-US"/>
        </w:rPr>
        <w:t xml:space="preserve"> </w:t>
      </w:r>
      <w:r w:rsidR="007672A6">
        <w:rPr>
          <w:bCs/>
          <w:snapToGrid w:val="0"/>
          <w:sz w:val="20"/>
          <w:szCs w:val="22"/>
          <w:lang w:bidi="en-US"/>
        </w:rPr>
        <w:t>of Inception-based architecture used before the transpose layer is to</w:t>
      </w:r>
      <w:r w:rsidR="005F484E">
        <w:rPr>
          <w:bCs/>
          <w:snapToGrid w:val="0"/>
          <w:sz w:val="20"/>
          <w:szCs w:val="22"/>
          <w:lang w:bidi="en-US"/>
        </w:rPr>
        <w:t xml:space="preserve"> </w:t>
      </w:r>
      <w:r w:rsidR="00C53AC3">
        <w:rPr>
          <w:bCs/>
          <w:snapToGrid w:val="0"/>
          <w:sz w:val="20"/>
          <w:szCs w:val="22"/>
          <w:lang w:bidi="en-US"/>
        </w:rPr>
        <w:t xml:space="preserve">availability of </w:t>
      </w:r>
      <w:r w:rsidR="003C45BE">
        <w:rPr>
          <w:bCs/>
          <w:snapToGrid w:val="0"/>
          <w:sz w:val="20"/>
          <w:szCs w:val="22"/>
          <w:lang w:bidi="en-US"/>
        </w:rPr>
        <w:t>a max pooling</w:t>
      </w:r>
      <w:r w:rsidR="00C53AC3">
        <w:rPr>
          <w:bCs/>
          <w:snapToGrid w:val="0"/>
          <w:sz w:val="20"/>
          <w:szCs w:val="22"/>
          <w:lang w:bidi="en-US"/>
        </w:rPr>
        <w:t xml:space="preserve"> layer. </w:t>
      </w:r>
      <w:r w:rsidR="003717D3">
        <w:rPr>
          <w:bCs/>
          <w:snapToGrid w:val="0"/>
          <w:sz w:val="20"/>
          <w:szCs w:val="22"/>
          <w:lang w:bidi="en-US"/>
        </w:rPr>
        <w:t>Max pooling</w:t>
      </w:r>
      <w:r w:rsidR="00C53AC3">
        <w:rPr>
          <w:bCs/>
          <w:snapToGrid w:val="0"/>
          <w:sz w:val="20"/>
          <w:szCs w:val="22"/>
          <w:lang w:bidi="en-US"/>
        </w:rPr>
        <w:t xml:space="preserve"> layer is to </w:t>
      </w:r>
      <w:r w:rsidR="003C45BE">
        <w:rPr>
          <w:bCs/>
          <w:snapToGrid w:val="0"/>
          <w:sz w:val="20"/>
          <w:szCs w:val="22"/>
          <w:lang w:bidi="en-US"/>
        </w:rPr>
        <w:t>lose</w:t>
      </w:r>
      <w:r w:rsidR="005F484E">
        <w:rPr>
          <w:bCs/>
          <w:snapToGrid w:val="0"/>
          <w:sz w:val="20"/>
          <w:szCs w:val="22"/>
          <w:lang w:bidi="en-US"/>
        </w:rPr>
        <w:t xml:space="preserve"> the features information</w:t>
      </w:r>
      <w:r w:rsidR="003C45BE">
        <w:rPr>
          <w:bCs/>
          <w:snapToGrid w:val="0"/>
          <w:sz w:val="20"/>
          <w:szCs w:val="22"/>
          <w:lang w:bidi="en-US"/>
        </w:rPr>
        <w:t>,</w:t>
      </w:r>
      <w:r w:rsidR="005F484E">
        <w:rPr>
          <w:bCs/>
          <w:snapToGrid w:val="0"/>
          <w:sz w:val="20"/>
          <w:szCs w:val="22"/>
          <w:lang w:bidi="en-US"/>
        </w:rPr>
        <w:t xml:space="preserve"> which leads to drop the performance of the model</w:t>
      </w:r>
      <w:r w:rsidR="00C53AC3">
        <w:rPr>
          <w:bCs/>
          <w:snapToGrid w:val="0"/>
          <w:sz w:val="20"/>
          <w:szCs w:val="22"/>
          <w:lang w:bidi="en-US"/>
        </w:rPr>
        <w:t xml:space="preserve"> </w:t>
      </w:r>
      <w:r w:rsidR="00C53AC3">
        <w:rPr>
          <w:bCs/>
          <w:snapToGrid w:val="0"/>
          <w:sz w:val="20"/>
          <w:szCs w:val="22"/>
          <w:lang w:bidi="en-US"/>
        </w:rPr>
        <w:fldChar w:fldCharType="begin"/>
      </w:r>
      <w:r w:rsidR="00461334">
        <w:rPr>
          <w:bCs/>
          <w:snapToGrid w:val="0"/>
          <w:sz w:val="20"/>
          <w:szCs w:val="22"/>
          <w:lang w:bidi="en-US"/>
        </w:rPr>
        <w:instrText xml:space="preserve"> ADDIN EN.CITE &lt;EndNote&gt;&lt;Cite&gt;&lt;Author&gt;Nirthika&lt;/Author&gt;&lt;Year&gt;2022&lt;/Year&gt;&lt;RecNum&gt;59&lt;/RecNum&gt;&lt;DisplayText&gt;[56, 57]&lt;/DisplayText&gt;&lt;record&gt;&lt;rec-number&gt;59&lt;/rec-number&gt;&lt;foreign-keys&gt;&lt;key app="EN" db-id="srxvfdd95r2023e09rp5vpah5wxe09vdzrzd" timestamp="1658861453"&gt;59&lt;/key&gt;&lt;/foreign-keys&gt;&lt;ref-type name="Journal Article"&gt;17&lt;/ref-type&gt;&lt;contributors&gt;&lt;authors&gt;&lt;author&gt;Nirthika, Rajendran&lt;/author&gt;&lt;author&gt;Manivannan, Siyamalan&lt;/author&gt;&lt;author&gt;Ramanan, Amirthalingam&lt;/author&gt;&lt;author&gt;Wang, Ruixuan&lt;/author&gt;&lt;/authors&gt;&lt;/contributors&gt;&lt;titles&gt;&lt;title&gt;Pooling in convolutional neural networks for medical image analysis: a survey and an empirical study&lt;/title&gt;&lt;secondary-title&gt;Neural Computing and Applications&lt;/secondary-title&gt;&lt;/titles&gt;&lt;periodical&gt;&lt;full-title&gt;Neural Computing and Applications&lt;/full-title&gt;&lt;/periodical&gt;&lt;pages&gt;1-27&lt;/pages&gt;&lt;dates&gt;&lt;year&gt;2022&lt;/year&gt;&lt;/dates&gt;&lt;isbn&gt;1433-3058&lt;/isbn&gt;&lt;urls&gt;&lt;/urls&gt;&lt;/record&gt;&lt;/Cite&gt;&lt;Cite&gt;&lt;Author&gt;Sabour&lt;/Author&gt;&lt;Year&gt;2017&lt;/Year&gt;&lt;RecNum&gt;60&lt;/RecNum&gt;&lt;record&gt;&lt;rec-number&gt;60&lt;/rec-number&gt;&lt;foreign-keys&gt;&lt;key app="EN" db-id="srxvfdd95r2023e09rp5vpah5wxe09vdzrzd" timestamp="1658861748"&gt;60&lt;/key&gt;&lt;/foreign-keys&gt;&lt;ref-type name="Journal Article"&gt;17&lt;/ref-type&gt;&lt;contributors&gt;&lt;authors&gt;&lt;author&gt;Sabour, Sara&lt;/author&gt;&lt;author&gt;Frosst, Nicholas&lt;/author&gt;&lt;author&gt;Hinton, Geoffrey E&lt;/author&gt;&lt;/authors&gt;&lt;/contributors&gt;&lt;titles&gt;&lt;title&gt;Dynamic routing between capsules&lt;/title&gt;&lt;secondary-title&gt;Advances in neural information processing systems&lt;/secondary-title&gt;&lt;/titles&gt;&lt;periodical&gt;&lt;full-title&gt;Advances in neural information processing systems&lt;/full-title&gt;&lt;/periodical&gt;&lt;volume&gt;30&lt;/volume&gt;&lt;dates&gt;&lt;year&gt;2017&lt;/year&gt;&lt;/dates&gt;&lt;urls&gt;&lt;/urls&gt;&lt;/record&gt;&lt;/Cite&gt;&lt;/EndNote&gt;</w:instrText>
      </w:r>
      <w:r w:rsidR="00C53AC3">
        <w:rPr>
          <w:bCs/>
          <w:snapToGrid w:val="0"/>
          <w:sz w:val="20"/>
          <w:szCs w:val="22"/>
          <w:lang w:bidi="en-US"/>
        </w:rPr>
        <w:fldChar w:fldCharType="separate"/>
      </w:r>
      <w:r w:rsidR="00461334">
        <w:rPr>
          <w:bCs/>
          <w:noProof/>
          <w:snapToGrid w:val="0"/>
          <w:sz w:val="20"/>
          <w:szCs w:val="22"/>
          <w:lang w:bidi="en-US"/>
        </w:rPr>
        <w:t>[56, 57]</w:t>
      </w:r>
      <w:r w:rsidR="00C53AC3">
        <w:rPr>
          <w:bCs/>
          <w:snapToGrid w:val="0"/>
          <w:sz w:val="20"/>
          <w:szCs w:val="22"/>
          <w:lang w:bidi="en-US"/>
        </w:rPr>
        <w:fldChar w:fldCharType="end"/>
      </w:r>
      <w:r w:rsidR="005F484E">
        <w:rPr>
          <w:bCs/>
          <w:snapToGrid w:val="0"/>
          <w:sz w:val="20"/>
          <w:szCs w:val="22"/>
          <w:lang w:bidi="en-US"/>
        </w:rPr>
        <w:t xml:space="preserve">. Furthermore, </w:t>
      </w:r>
      <w:r w:rsidR="005F484E" w:rsidRPr="00015569">
        <w:rPr>
          <w:bCs/>
          <w:snapToGrid w:val="0"/>
          <w:sz w:val="20"/>
          <w:szCs w:val="22"/>
          <w:lang w:bidi="en-US"/>
        </w:rPr>
        <w:t>5</w:t>
      </w:r>
      <w:r w:rsidR="00E36DE9">
        <w:rPr>
          <w:bCs/>
          <w:snapToGrid w:val="0"/>
          <w:sz w:val="20"/>
          <w:szCs w:val="22"/>
          <w:lang w:bidi="en-US"/>
        </w:rPr>
        <w:t xml:space="preserve"> </w:t>
      </w:r>
      <w:r w:rsidR="005F484E" w:rsidRPr="00015569">
        <w:rPr>
          <w:bCs/>
          <w:snapToGrid w:val="0"/>
          <w:sz w:val="20"/>
          <w:szCs w:val="22"/>
          <w:lang w:bidi="en-US"/>
        </w:rPr>
        <w:t>×</w:t>
      </w:r>
      <w:r w:rsidR="00E36DE9">
        <w:rPr>
          <w:bCs/>
          <w:snapToGrid w:val="0"/>
          <w:sz w:val="20"/>
          <w:szCs w:val="22"/>
          <w:lang w:bidi="en-US"/>
        </w:rPr>
        <w:t xml:space="preserve"> </w:t>
      </w:r>
      <w:r w:rsidR="005F484E" w:rsidRPr="00015569">
        <w:rPr>
          <w:bCs/>
          <w:snapToGrid w:val="0"/>
          <w:sz w:val="20"/>
          <w:szCs w:val="22"/>
          <w:lang w:bidi="en-US"/>
        </w:rPr>
        <w:t>5</w:t>
      </w:r>
      <w:r w:rsidR="005F484E">
        <w:rPr>
          <w:bCs/>
          <w:snapToGrid w:val="0"/>
          <w:sz w:val="20"/>
          <w:szCs w:val="22"/>
          <w:lang w:bidi="en-US"/>
        </w:rPr>
        <w:t xml:space="preserve"> kernel size is </w:t>
      </w:r>
      <w:r w:rsidR="00032688">
        <w:rPr>
          <w:bCs/>
          <w:snapToGrid w:val="0"/>
          <w:sz w:val="20"/>
          <w:szCs w:val="22"/>
          <w:lang w:bidi="en-US"/>
        </w:rPr>
        <w:t>more time consuming, tak</w:t>
      </w:r>
      <w:r w:rsidR="002D406F">
        <w:rPr>
          <w:bCs/>
          <w:snapToGrid w:val="0"/>
          <w:sz w:val="20"/>
          <w:szCs w:val="22"/>
          <w:lang w:bidi="en-US"/>
        </w:rPr>
        <w:t xml:space="preserve">ing high computational cost and more expensive. </w:t>
      </w:r>
      <w:r w:rsidR="005F484E">
        <w:rPr>
          <w:bCs/>
          <w:snapToGrid w:val="0"/>
          <w:sz w:val="20"/>
          <w:szCs w:val="22"/>
          <w:lang w:bidi="en-US"/>
        </w:rPr>
        <w:t xml:space="preserve">To resolve these issues, we proposed </w:t>
      </w:r>
      <w:r w:rsidR="003C45BE">
        <w:rPr>
          <w:bCs/>
          <w:snapToGrid w:val="0"/>
          <w:sz w:val="20"/>
          <w:szCs w:val="22"/>
          <w:lang w:bidi="en-US"/>
        </w:rPr>
        <w:t xml:space="preserve">an </w:t>
      </w:r>
      <w:r w:rsidR="005F484E">
        <w:rPr>
          <w:bCs/>
          <w:snapToGrid w:val="0"/>
          <w:sz w:val="20"/>
          <w:szCs w:val="22"/>
          <w:lang w:bidi="en-US"/>
        </w:rPr>
        <w:t xml:space="preserve">alternate design with </w:t>
      </w:r>
      <w:r w:rsidR="003C45BE">
        <w:rPr>
          <w:bCs/>
          <w:snapToGrid w:val="0"/>
          <w:sz w:val="20"/>
          <w:szCs w:val="22"/>
          <w:lang w:bidi="en-US"/>
        </w:rPr>
        <w:t xml:space="preserve">a </w:t>
      </w:r>
      <w:r w:rsidR="005F484E">
        <w:rPr>
          <w:bCs/>
          <w:snapToGrid w:val="0"/>
          <w:sz w:val="20"/>
          <w:szCs w:val="22"/>
          <w:lang w:bidi="en-US"/>
        </w:rPr>
        <w:t>simple upper branch block</w:t>
      </w:r>
      <w:r w:rsidR="00E36DE9">
        <w:rPr>
          <w:bCs/>
          <w:snapToGrid w:val="0"/>
          <w:sz w:val="20"/>
          <w:szCs w:val="22"/>
          <w:lang w:bidi="en-US"/>
        </w:rPr>
        <w:t xml:space="preserve"> (UBB)</w:t>
      </w:r>
      <w:r w:rsidR="00C53AC3">
        <w:rPr>
          <w:bCs/>
          <w:snapToGrid w:val="0"/>
          <w:sz w:val="20"/>
          <w:szCs w:val="22"/>
          <w:lang w:bidi="en-US"/>
        </w:rPr>
        <w:t xml:space="preserve"> with </w:t>
      </w:r>
      <w:r w:rsidR="005F484E">
        <w:rPr>
          <w:bCs/>
          <w:snapToGrid w:val="0"/>
          <w:sz w:val="20"/>
          <w:szCs w:val="22"/>
          <w:lang w:bidi="en-US"/>
        </w:rPr>
        <w:t>small kernel size</w:t>
      </w:r>
      <w:r>
        <w:rPr>
          <w:bCs/>
          <w:snapToGrid w:val="0"/>
          <w:sz w:val="20"/>
          <w:szCs w:val="22"/>
          <w:lang w:bidi="en-US"/>
        </w:rPr>
        <w:t>. We removed</w:t>
      </w:r>
      <w:r w:rsidR="005F484E">
        <w:rPr>
          <w:bCs/>
          <w:snapToGrid w:val="0"/>
          <w:sz w:val="20"/>
          <w:szCs w:val="22"/>
          <w:lang w:bidi="en-US"/>
        </w:rPr>
        <w:t xml:space="preserve"> the </w:t>
      </w:r>
      <w:r w:rsidR="003C45BE">
        <w:rPr>
          <w:bCs/>
          <w:snapToGrid w:val="0"/>
          <w:sz w:val="20"/>
          <w:szCs w:val="22"/>
          <w:lang w:bidi="en-US"/>
        </w:rPr>
        <w:t>max pooling</w:t>
      </w:r>
      <w:r w:rsidR="005F484E">
        <w:rPr>
          <w:bCs/>
          <w:snapToGrid w:val="0"/>
          <w:sz w:val="20"/>
          <w:szCs w:val="22"/>
          <w:lang w:bidi="en-US"/>
        </w:rPr>
        <w:t xml:space="preserve"> layer operation with</w:t>
      </w:r>
      <w:r w:rsidR="008F17B2">
        <w:rPr>
          <w:bCs/>
          <w:snapToGrid w:val="0"/>
          <w:sz w:val="20"/>
          <w:szCs w:val="22"/>
          <w:lang w:bidi="en-US"/>
        </w:rPr>
        <w:t xml:space="preserve"> </w:t>
      </w:r>
      <w:r w:rsidR="008F5000">
        <w:rPr>
          <w:bCs/>
          <w:snapToGrid w:val="0"/>
          <w:sz w:val="20"/>
          <w:szCs w:val="22"/>
          <w:lang w:bidi="en-US"/>
        </w:rPr>
        <w:t xml:space="preserve">a </w:t>
      </w:r>
      <w:r w:rsidR="008F17B2">
        <w:rPr>
          <w:bCs/>
          <w:snapToGrid w:val="0"/>
          <w:sz w:val="20"/>
          <w:szCs w:val="22"/>
          <w:lang w:bidi="en-US"/>
        </w:rPr>
        <w:t xml:space="preserve">residual skip connection. </w:t>
      </w:r>
      <w:r w:rsidR="00312831" w:rsidRPr="00312831">
        <w:rPr>
          <w:bCs/>
          <w:snapToGrid w:val="0"/>
          <w:color w:val="auto"/>
          <w:sz w:val="20"/>
          <w:szCs w:val="22"/>
          <w:lang w:bidi="en-US"/>
        </w:rPr>
        <w:t>In the UBB block, we utilized 10 CNN layers having a</w:t>
      </w:r>
      <w:r w:rsidR="00312831">
        <w:rPr>
          <w:bCs/>
          <w:snapToGrid w:val="0"/>
          <w:color w:val="auto"/>
          <w:sz w:val="20"/>
          <w:szCs w:val="22"/>
          <w:lang w:bidi="en-US"/>
        </w:rPr>
        <w:t xml:space="preserve"> filter s</w:t>
      </w:r>
      <w:r w:rsidR="00312831" w:rsidRPr="00312831">
        <w:rPr>
          <w:bCs/>
          <w:snapToGrid w:val="0"/>
          <w:color w:val="auto"/>
          <w:sz w:val="20"/>
          <w:szCs w:val="22"/>
          <w:lang w:bidi="en-US"/>
        </w:rPr>
        <w:t xml:space="preserve">ize is 3 × 3 </w:t>
      </w:r>
      <w:r w:rsidR="00312831">
        <w:rPr>
          <w:bCs/>
          <w:snapToGrid w:val="0"/>
          <w:color w:val="auto"/>
          <w:sz w:val="20"/>
          <w:szCs w:val="22"/>
          <w:lang w:bidi="en-US"/>
        </w:rPr>
        <w:t xml:space="preserve">with the support of </w:t>
      </w:r>
      <w:proofErr w:type="spellStart"/>
      <w:r w:rsidR="00312831" w:rsidRPr="00312831">
        <w:rPr>
          <w:bCs/>
          <w:snapToGrid w:val="0"/>
          <w:color w:val="auto"/>
          <w:sz w:val="20"/>
          <w:szCs w:val="22"/>
          <w:lang w:bidi="en-US"/>
        </w:rPr>
        <w:t>LReLU</w:t>
      </w:r>
      <w:proofErr w:type="spellEnd"/>
      <w:r w:rsidR="00312831" w:rsidRPr="00312831">
        <w:rPr>
          <w:bCs/>
          <w:snapToGrid w:val="0"/>
          <w:color w:val="auto"/>
          <w:sz w:val="20"/>
          <w:szCs w:val="22"/>
          <w:lang w:bidi="en-US"/>
        </w:rPr>
        <w:t xml:space="preserve"> </w:t>
      </w:r>
      <w:r w:rsidR="00312831">
        <w:rPr>
          <w:bCs/>
          <w:snapToGrid w:val="0"/>
          <w:color w:val="auto"/>
          <w:sz w:val="20"/>
          <w:szCs w:val="22"/>
          <w:lang w:bidi="en-US"/>
        </w:rPr>
        <w:t xml:space="preserve">function </w:t>
      </w:r>
      <w:r w:rsidR="00032688">
        <w:rPr>
          <w:bCs/>
          <w:snapToGrid w:val="0"/>
          <w:color w:val="auto"/>
          <w:sz w:val="20"/>
          <w:szCs w:val="22"/>
          <w:lang w:bidi="en-US"/>
        </w:rPr>
        <w:t xml:space="preserve">except the </w:t>
      </w:r>
      <w:r w:rsidR="00312831" w:rsidRPr="00312831">
        <w:rPr>
          <w:bCs/>
          <w:snapToGrid w:val="0"/>
          <w:color w:val="auto"/>
          <w:sz w:val="20"/>
          <w:szCs w:val="22"/>
          <w:lang w:bidi="en-US"/>
        </w:rPr>
        <w:t>last layer.</w:t>
      </w:r>
    </w:p>
    <w:p w14:paraId="1C58781B" w14:textId="3C22F785" w:rsidR="005F484E" w:rsidRPr="00DA60F9" w:rsidRDefault="005F484E" w:rsidP="005F484E">
      <w:pPr>
        <w:ind w:left="142" w:firstLine="218"/>
        <w:rPr>
          <w:bCs/>
          <w:snapToGrid w:val="0"/>
          <w:color w:val="auto"/>
          <w:sz w:val="20"/>
          <w:szCs w:val="22"/>
          <w:lang w:bidi="en-US"/>
        </w:rPr>
      </w:pPr>
      <w:r w:rsidRPr="00DA60F9">
        <w:rPr>
          <w:bCs/>
          <w:snapToGrid w:val="0"/>
          <w:color w:val="auto"/>
          <w:sz w:val="20"/>
          <w:szCs w:val="22"/>
          <w:lang w:bidi="en-US"/>
        </w:rPr>
        <w:t xml:space="preserve"> </w:t>
      </w:r>
    </w:p>
    <w:p w14:paraId="4148CA63" w14:textId="44E7D12A" w:rsidR="00041B17" w:rsidRPr="00DA60F9" w:rsidRDefault="00711B40" w:rsidP="001628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i/>
        </w:rPr>
      </w:pPr>
      <w:r w:rsidRPr="00DA60F9">
        <w:rPr>
          <w:rFonts w:ascii="Times New Roman" w:hAnsi="Times New Roman" w:cs="Times New Roman"/>
          <w:b/>
          <w:i/>
        </w:rPr>
        <w:t>Experimental Results</w:t>
      </w:r>
    </w:p>
    <w:p w14:paraId="432B7567" w14:textId="52821FE2" w:rsidR="00CA3728" w:rsidRDefault="00FC5EBF" w:rsidP="0020590D">
      <w:pPr>
        <w:pStyle w:val="MDPI42tablebody"/>
        <w:spacing w:line="340" w:lineRule="atLeast"/>
        <w:ind w:firstLine="144"/>
        <w:jc w:val="both"/>
        <w:rPr>
          <w:rFonts w:ascii="Times New Roman" w:hAnsi="Times New Roman"/>
          <w:bCs/>
          <w:szCs w:val="22"/>
        </w:rPr>
      </w:pPr>
      <w:bookmarkStart w:id="16" w:name="_Hlk47005019"/>
      <w:r w:rsidRPr="00C35123">
        <w:rPr>
          <w:rFonts w:ascii="Times New Roman" w:hAnsi="Times New Roman"/>
          <w:bCs/>
          <w:szCs w:val="22"/>
        </w:rPr>
        <w:t xml:space="preserve">In this section, we assess the effectiveness of our SENext model on different public datasets. </w:t>
      </w:r>
      <w:r w:rsidR="00766398" w:rsidRPr="00C35123">
        <w:rPr>
          <w:rFonts w:ascii="Times New Roman" w:hAnsi="Times New Roman"/>
          <w:bCs/>
          <w:szCs w:val="22"/>
        </w:rPr>
        <w:t xml:space="preserve">Initially, we discuss the training </w:t>
      </w:r>
      <w:r w:rsidR="002169CB">
        <w:rPr>
          <w:rFonts w:ascii="Times New Roman" w:hAnsi="Times New Roman"/>
          <w:bCs/>
          <w:szCs w:val="22"/>
        </w:rPr>
        <w:t>and</w:t>
      </w:r>
      <w:r w:rsidR="00766398" w:rsidRPr="00C35123">
        <w:rPr>
          <w:rFonts w:ascii="Times New Roman" w:hAnsi="Times New Roman"/>
          <w:bCs/>
          <w:szCs w:val="22"/>
        </w:rPr>
        <w:t xml:space="preserve"> testing </w:t>
      </w:r>
      <w:r w:rsidR="009977E0" w:rsidRPr="00C35123">
        <w:rPr>
          <w:rFonts w:ascii="Times New Roman" w:hAnsi="Times New Roman"/>
          <w:bCs/>
          <w:szCs w:val="22"/>
        </w:rPr>
        <w:t>datasets</w:t>
      </w:r>
      <w:r w:rsidR="003C45BE">
        <w:rPr>
          <w:rFonts w:ascii="Times New Roman" w:hAnsi="Times New Roman"/>
          <w:bCs/>
          <w:szCs w:val="22"/>
        </w:rPr>
        <w:t>; then,</w:t>
      </w:r>
      <w:r w:rsidR="00766398" w:rsidRPr="00C35123">
        <w:rPr>
          <w:rFonts w:ascii="Times New Roman" w:hAnsi="Times New Roman"/>
          <w:bCs/>
          <w:szCs w:val="22"/>
        </w:rPr>
        <w:t xml:space="preserve"> we </w:t>
      </w:r>
      <w:r w:rsidR="003C1E50" w:rsidRPr="00C35123">
        <w:rPr>
          <w:rFonts w:ascii="Times New Roman" w:hAnsi="Times New Roman"/>
          <w:bCs/>
          <w:szCs w:val="22"/>
        </w:rPr>
        <w:t xml:space="preserve">will </w:t>
      </w:r>
      <w:r w:rsidR="00766398" w:rsidRPr="00C35123">
        <w:rPr>
          <w:rFonts w:ascii="Times New Roman" w:hAnsi="Times New Roman"/>
          <w:bCs/>
          <w:szCs w:val="22"/>
        </w:rPr>
        <w:t>explain the experimental evaluations with state-of-the-art methods.</w:t>
      </w:r>
      <w:r w:rsidR="00310D26" w:rsidRPr="00C35123">
        <w:rPr>
          <w:rFonts w:ascii="Times New Roman" w:hAnsi="Times New Roman"/>
          <w:bCs/>
          <w:szCs w:val="22"/>
        </w:rPr>
        <w:t xml:space="preserve"> </w:t>
      </w:r>
      <w:r w:rsidR="007B5036" w:rsidRPr="00C35123">
        <w:rPr>
          <w:rFonts w:ascii="Times New Roman" w:hAnsi="Times New Roman"/>
          <w:bCs/>
          <w:szCs w:val="22"/>
        </w:rPr>
        <w:t>Our model training</w:t>
      </w:r>
      <w:r w:rsidR="003C45BE">
        <w:rPr>
          <w:rFonts w:ascii="Times New Roman" w:hAnsi="Times New Roman"/>
          <w:bCs/>
          <w:szCs w:val="22"/>
        </w:rPr>
        <w:t xml:space="preserve"> was </w:t>
      </w:r>
      <w:r w:rsidR="007B5036" w:rsidRPr="00C35123">
        <w:rPr>
          <w:rFonts w:ascii="Times New Roman" w:hAnsi="Times New Roman"/>
          <w:bCs/>
          <w:szCs w:val="22"/>
        </w:rPr>
        <w:t>performed on the combination of t</w:t>
      </w:r>
      <w:r w:rsidR="00D24C89" w:rsidRPr="00C35123">
        <w:rPr>
          <w:rFonts w:ascii="Times New Roman" w:hAnsi="Times New Roman"/>
          <w:bCs/>
          <w:szCs w:val="22"/>
        </w:rPr>
        <w:t xml:space="preserve">wo </w:t>
      </w:r>
      <w:r w:rsidR="007B5036" w:rsidRPr="00C35123">
        <w:rPr>
          <w:rFonts w:ascii="Times New Roman" w:hAnsi="Times New Roman"/>
          <w:bCs/>
          <w:szCs w:val="22"/>
        </w:rPr>
        <w:t xml:space="preserve">datasets, such as </w:t>
      </w:r>
      <w:r w:rsidR="00B72B22" w:rsidRPr="00C35123">
        <w:rPr>
          <w:rFonts w:ascii="Times New Roman" w:hAnsi="Times New Roman"/>
          <w:bCs/>
          <w:szCs w:val="22"/>
        </w:rPr>
        <w:t>DIV2K</w:t>
      </w:r>
      <w:r w:rsidR="007959CF" w:rsidRPr="00C35123">
        <w:rPr>
          <w:rFonts w:ascii="Times New Roman" w:hAnsi="Times New Roman"/>
          <w:bCs/>
          <w:szCs w:val="22"/>
        </w:rPr>
        <w:t xml:space="preserve"> </w:t>
      </w:r>
      <w:r w:rsidR="007959CF" w:rsidRPr="00C35123">
        <w:rPr>
          <w:rFonts w:ascii="Times New Roman" w:hAnsi="Times New Roman"/>
          <w:bCs/>
          <w:szCs w:val="22"/>
        </w:rPr>
        <w:fldChar w:fldCharType="begin"/>
      </w:r>
      <w:r w:rsidR="00376D0E" w:rsidRPr="00C35123">
        <w:rPr>
          <w:rFonts w:ascii="Times New Roman" w:hAnsi="Times New Roman"/>
          <w:bCs/>
          <w:szCs w:val="22"/>
        </w:rPr>
        <w:instrText xml:space="preserve"> ADDIN EN.CITE &lt;EndNote&gt;&lt;Cite&gt;&lt;Author&gt;Timofte&lt;/Author&gt;&lt;Year&gt;2017&lt;/Year&gt;&lt;RecNum&gt;109&lt;/RecNum&gt;&lt;DisplayText&gt;[27]&lt;/DisplayText&gt;&lt;record&gt;&lt;rec-number&gt;109&lt;/rec-number&gt;&lt;foreign-keys&gt;&lt;key app="EN" db-id="sw00xtss4spprzeae0cvrtw1sxaw9vwe9tdx"&gt;109&lt;/key&gt;&lt;/foreign-keys&gt;&lt;ref-type name="Conference Proceedings"&gt;10&lt;/ref-type&gt;&lt;contributors&gt;&lt;authors&gt;&lt;author&gt;Timofte, Radu&lt;/author&gt;&lt;author&gt;Agustsson, Eirikur&lt;/author&gt;&lt;author&gt;Van Gool, Luc&lt;/author&gt;&lt;author&gt;Yang, Ming-Hsuan&lt;/author&gt;&lt;author&gt;Zhang, Lei&lt;/author&gt;&lt;/authors&gt;&lt;/contributors&gt;&lt;titles&gt;&lt;title&gt;Ntire 2017 challenge on single image super-resolution: Methods and results&lt;/title&gt;&lt;secondary-title&gt;Proceedings of the IEEE conference on computer vision and pattern recognition workshops&lt;/secondary-title&gt;&lt;/titles&gt;&lt;pages&gt;114-125&lt;/pages&gt;&lt;dates&gt;&lt;year&gt;2017&lt;/year&gt;&lt;/dates&gt;&lt;urls&gt;&lt;/urls&gt;&lt;/record&gt;&lt;/Cite&gt;&lt;/EndNote&gt;</w:instrText>
      </w:r>
      <w:r w:rsidR="007959CF" w:rsidRPr="00C35123">
        <w:rPr>
          <w:rFonts w:ascii="Times New Roman" w:hAnsi="Times New Roman"/>
          <w:bCs/>
          <w:szCs w:val="22"/>
        </w:rPr>
        <w:fldChar w:fldCharType="separate"/>
      </w:r>
      <w:r w:rsidR="00376D0E" w:rsidRPr="00C35123">
        <w:rPr>
          <w:rFonts w:ascii="Times New Roman" w:hAnsi="Times New Roman"/>
          <w:bCs/>
          <w:szCs w:val="22"/>
        </w:rPr>
        <w:t>[27]</w:t>
      </w:r>
      <w:r w:rsidR="007959CF" w:rsidRPr="00C35123">
        <w:rPr>
          <w:rFonts w:ascii="Times New Roman" w:hAnsi="Times New Roman"/>
          <w:bCs/>
          <w:szCs w:val="22"/>
        </w:rPr>
        <w:fldChar w:fldCharType="end"/>
      </w:r>
      <w:r w:rsidR="00D24C89" w:rsidRPr="00C35123">
        <w:rPr>
          <w:rFonts w:ascii="Times New Roman" w:hAnsi="Times New Roman"/>
          <w:bCs/>
          <w:szCs w:val="22"/>
        </w:rPr>
        <w:t xml:space="preserve"> </w:t>
      </w:r>
      <w:r w:rsidR="00B72B22" w:rsidRPr="00C35123">
        <w:rPr>
          <w:rFonts w:ascii="Times New Roman" w:hAnsi="Times New Roman"/>
          <w:bCs/>
          <w:szCs w:val="22"/>
        </w:rPr>
        <w:t xml:space="preserve">(select 100 images of 2K resolution), </w:t>
      </w:r>
      <w:r w:rsidR="009977E0" w:rsidRPr="00C35123">
        <w:rPr>
          <w:rFonts w:ascii="Times New Roman" w:hAnsi="Times New Roman"/>
          <w:bCs/>
          <w:szCs w:val="22"/>
        </w:rPr>
        <w:t xml:space="preserve">and </w:t>
      </w:r>
      <w:r w:rsidR="00B72B22" w:rsidRPr="00C35123">
        <w:rPr>
          <w:rFonts w:ascii="Times New Roman" w:hAnsi="Times New Roman"/>
          <w:bCs/>
          <w:szCs w:val="22"/>
        </w:rPr>
        <w:t>BSDS300</w:t>
      </w:r>
      <w:r w:rsidR="00B83D06" w:rsidRPr="00C35123">
        <w:rPr>
          <w:rFonts w:ascii="Times New Roman" w:hAnsi="Times New Roman"/>
          <w:bCs/>
          <w:szCs w:val="22"/>
        </w:rPr>
        <w:t xml:space="preserve"> </w:t>
      </w:r>
      <w:r w:rsidR="00B83D06" w:rsidRPr="00C35123">
        <w:rPr>
          <w:rFonts w:ascii="Times New Roman" w:hAnsi="Times New Roman"/>
          <w:bCs/>
          <w:szCs w:val="22"/>
        </w:rPr>
        <w:fldChar w:fldCharType="begin"/>
      </w:r>
      <w:r w:rsidR="00B83D06" w:rsidRPr="00C35123">
        <w:rPr>
          <w:rFonts w:ascii="Times New Roman" w:hAnsi="Times New Roman"/>
          <w:bCs/>
          <w:szCs w:val="22"/>
        </w:rPr>
        <w:instrText xml:space="preserve"> ADDIN EN.CITE &lt;EndNote&gt;&lt;Cite&gt;&lt;Author&gt;Arbelaez&lt;/Author&gt;&lt;Year&gt;2010&lt;/Year&gt;&lt;RecNum&gt;5&lt;/RecNum&gt;&lt;DisplayText&gt;[58]&lt;/DisplayText&gt;&lt;record&gt;&lt;rec-number&gt;5&lt;/rec-number&gt;&lt;foreign-keys&gt;&lt;key app="EN" db-id="srxvfdd95r2023e09rp5vpah5wxe09vdzrzd" timestamp="1657255727"&gt;5&lt;/key&gt;&lt;/foreign-keys&gt;&lt;ref-type name="Journal Article"&gt;17&lt;/ref-type&gt;&lt;contributors&gt;&lt;authors&gt;&lt;author&gt;Arbelaez, Pablo&lt;/author&gt;&lt;author&gt;Maire, Michael&lt;/author&gt;&lt;author&gt;Fowlkes, Charless&lt;/author&gt;&lt;author&gt;Malik, Jitendra&lt;/author&gt;&lt;/authors&gt;&lt;/contributors&gt;&lt;titles&gt;&lt;title&gt;Contour detection and hierarchical image segmentation&lt;/title&gt;&lt;secondary-title&gt;IEEE transactions on pattern analysis and machine intelligence&lt;/secondary-title&gt;&lt;/titles&gt;&lt;periodical&gt;&lt;full-title&gt;IEEE transactions on pattern analysis and machine intelligence&lt;/full-title&gt;&lt;/periodical&gt;&lt;pages&gt;898-916&lt;/pages&gt;&lt;volume&gt;33&lt;/volume&gt;&lt;number&gt;5&lt;/number&gt;&lt;dates&gt;&lt;year&gt;2010&lt;/year&gt;&lt;/dates&gt;&lt;isbn&gt;0162-8828&lt;/isbn&gt;&lt;urls&gt;&lt;/urls&gt;&lt;/record&gt;&lt;/Cite&gt;&lt;/EndNote&gt;</w:instrText>
      </w:r>
      <w:r w:rsidR="00B83D06" w:rsidRPr="00C35123">
        <w:rPr>
          <w:rFonts w:ascii="Times New Roman" w:hAnsi="Times New Roman"/>
          <w:bCs/>
          <w:szCs w:val="22"/>
        </w:rPr>
        <w:fldChar w:fldCharType="separate"/>
      </w:r>
      <w:r w:rsidR="00B83D06" w:rsidRPr="00C35123">
        <w:rPr>
          <w:rFonts w:ascii="Times New Roman" w:hAnsi="Times New Roman"/>
          <w:bCs/>
          <w:szCs w:val="22"/>
        </w:rPr>
        <w:t>[58]</w:t>
      </w:r>
      <w:r w:rsidR="00B83D06" w:rsidRPr="00C35123">
        <w:rPr>
          <w:rFonts w:ascii="Times New Roman" w:hAnsi="Times New Roman"/>
          <w:bCs/>
          <w:szCs w:val="22"/>
        </w:rPr>
        <w:fldChar w:fldCharType="end"/>
      </w:r>
      <w:r w:rsidR="00F958B7" w:rsidRPr="00C35123">
        <w:rPr>
          <w:rFonts w:ascii="Times New Roman" w:hAnsi="Times New Roman"/>
          <w:bCs/>
          <w:szCs w:val="22"/>
        </w:rPr>
        <w:t>. The same combination is observed in</w:t>
      </w:r>
      <w:r w:rsidR="00F320A1" w:rsidRPr="00C35123">
        <w:rPr>
          <w:rFonts w:ascii="Times New Roman" w:hAnsi="Times New Roman"/>
          <w:bCs/>
          <w:szCs w:val="22"/>
        </w:rPr>
        <w:t xml:space="preserve"> </w:t>
      </w:r>
      <w:r w:rsidR="00F320A1" w:rsidRPr="00C35123">
        <w:rPr>
          <w:rFonts w:ascii="Times New Roman" w:hAnsi="Times New Roman"/>
          <w:bCs/>
          <w:szCs w:val="22"/>
        </w:rPr>
        <w:fldChar w:fldCharType="begin"/>
      </w:r>
      <w:r w:rsidR="00B83D06" w:rsidRPr="00C35123">
        <w:rPr>
          <w:rFonts w:ascii="Times New Roman" w:hAnsi="Times New Roman"/>
          <w:bCs/>
          <w:szCs w:val="22"/>
        </w:rPr>
        <w:instrText xml:space="preserve"> ADDIN EN.CITE &lt;EndNote&gt;&lt;Cite&gt;&lt;Author&gt;Zhang&lt;/Author&gt;&lt;Year&gt;2018&lt;/Year&gt;&lt;RecNum&gt;62&lt;/RecNum&gt;&lt;DisplayText&gt;[50, 59]&lt;/DisplayText&gt;&lt;record&gt;&lt;rec-number&gt;62&lt;/rec-number&gt;&lt;foreign-keys&gt;&lt;key app="EN" db-id="srxvfdd95r2023e09rp5vpah5wxe09vdzrzd" timestamp="1659022138"&gt;62&lt;/key&gt;&lt;/foreign-keys&gt;&lt;ref-type name="Conference Proceedings"&gt;10&lt;/ref-type&gt;&lt;contributors&gt;&lt;authors&gt;&lt;author&gt;Zhang, Yulun&lt;/author&gt;&lt;author&gt;Li, Kunpeng&lt;/author&gt;&lt;author&gt;Li, Kai&lt;/author&gt;&lt;author&gt;Wang, Lichen&lt;/author&gt;&lt;author&gt;Zhong, Bineng&lt;/author&gt;&lt;author&gt;Fu, Yun&lt;/author&gt;&lt;/authors&gt;&lt;/contributors&gt;&lt;titles&gt;&lt;title&gt;Image super-resolution using very deep residual channel attention networks&lt;/title&gt;&lt;secondary-title&gt;Proceedings of the European conference on computer vision (ECCV)&lt;/secondary-title&gt;&lt;/titles&gt;&lt;pages&gt;286-301&lt;/pages&gt;&lt;dates&gt;&lt;year&gt;2018&lt;/year&gt;&lt;/dates&gt;&lt;urls&gt;&lt;/urls&gt;&lt;/record&gt;&lt;/Cite&gt;&lt;Cite&gt;&lt;Author&gt;Li&lt;/Author&gt;&lt;Year&gt;2019&lt;/Year&gt;&lt;RecNum&gt;43&lt;/RecNum&gt;&lt;record&gt;&lt;rec-number&gt;43&lt;/rec-number&gt;&lt;foreign-keys&gt;&lt;key app="EN" db-id="srxvfdd95r2023e09rp5vpah5wxe09vdzrzd" timestamp="1658424630"&gt;43&lt;/key&gt;&lt;/foreign-keys&gt;&lt;ref-type name="Journal Article"&gt;17&lt;/ref-type&gt;&lt;contributors&gt;&lt;authors&gt;&lt;author&gt;Li, Feng&lt;/author&gt;&lt;author&gt;Bai, Huihui&lt;/author&gt;&lt;author&gt;Zhao, Yao&lt;/author&gt;&lt;/authors&gt;&lt;/contributors&gt;&lt;titles&gt;&lt;title&gt;Detail-preserving image super-resolution via recursively dilated residual network&lt;/title&gt;&lt;secondary-title&gt;Neurocomputing&lt;/secondary-title&gt;&lt;/titles&gt;&lt;periodical&gt;&lt;full-title&gt;Neurocomputing&lt;/full-title&gt;&lt;/periodical&gt;&lt;pages&gt;285-293&lt;/pages&gt;&lt;volume&gt;358&lt;/volume&gt;&lt;dates&gt;&lt;year&gt;2019&lt;/year&gt;&lt;/dates&gt;&lt;isbn&gt;0925-2312&lt;/isbn&gt;&lt;urls&gt;&lt;/urls&gt;&lt;/record&gt;&lt;/Cite&gt;&lt;/EndNote&gt;</w:instrText>
      </w:r>
      <w:r w:rsidR="00F320A1" w:rsidRPr="00C35123">
        <w:rPr>
          <w:rFonts w:ascii="Times New Roman" w:hAnsi="Times New Roman"/>
          <w:bCs/>
          <w:szCs w:val="22"/>
        </w:rPr>
        <w:fldChar w:fldCharType="separate"/>
      </w:r>
      <w:r w:rsidR="00B83D06" w:rsidRPr="00C35123">
        <w:rPr>
          <w:rFonts w:ascii="Times New Roman" w:hAnsi="Times New Roman"/>
          <w:bCs/>
          <w:szCs w:val="22"/>
        </w:rPr>
        <w:t>[50, 59]</w:t>
      </w:r>
      <w:r w:rsidR="00F320A1" w:rsidRPr="00C35123">
        <w:rPr>
          <w:rFonts w:ascii="Times New Roman" w:hAnsi="Times New Roman"/>
          <w:bCs/>
          <w:szCs w:val="22"/>
        </w:rPr>
        <w:fldChar w:fldCharType="end"/>
      </w:r>
      <w:r w:rsidR="00F320A1" w:rsidRPr="00C35123">
        <w:rPr>
          <w:rFonts w:ascii="Times New Roman" w:hAnsi="Times New Roman"/>
          <w:bCs/>
          <w:szCs w:val="22"/>
        </w:rPr>
        <w:t xml:space="preserve">. </w:t>
      </w:r>
      <w:r w:rsidR="002169CB">
        <w:rPr>
          <w:rFonts w:ascii="Times New Roman" w:hAnsi="Times New Roman"/>
          <w:bCs/>
          <w:szCs w:val="22"/>
        </w:rPr>
        <w:t>We apply the data augmentation technique to</w:t>
      </w:r>
      <w:r w:rsidR="00F320A1" w:rsidRPr="00C35123">
        <w:rPr>
          <w:rFonts w:ascii="Times New Roman" w:hAnsi="Times New Roman"/>
          <w:bCs/>
          <w:szCs w:val="22"/>
        </w:rPr>
        <w:t xml:space="preserve"> reduce the chances of overfitting and </w:t>
      </w:r>
      <w:r w:rsidR="00365521" w:rsidRPr="00C35123">
        <w:rPr>
          <w:rFonts w:ascii="Times New Roman" w:hAnsi="Times New Roman"/>
          <w:bCs/>
          <w:szCs w:val="22"/>
        </w:rPr>
        <w:t>improve training efficiency. For experimental calcu</w:t>
      </w:r>
      <w:r w:rsidR="00AB2575" w:rsidRPr="00C35123">
        <w:rPr>
          <w:rFonts w:ascii="Times New Roman" w:hAnsi="Times New Roman"/>
          <w:bCs/>
          <w:szCs w:val="22"/>
        </w:rPr>
        <w:t xml:space="preserve">lations we used the </w:t>
      </w:r>
      <w:r w:rsidR="003C1E50" w:rsidRPr="00C35123">
        <w:rPr>
          <w:rFonts w:ascii="Times New Roman" w:hAnsi="Times New Roman"/>
          <w:bCs/>
          <w:szCs w:val="22"/>
        </w:rPr>
        <w:t xml:space="preserve">five </w:t>
      </w:r>
      <w:r w:rsidR="00F12B65" w:rsidRPr="00C35123">
        <w:rPr>
          <w:rFonts w:ascii="Times New Roman" w:hAnsi="Times New Roman"/>
          <w:bCs/>
          <w:szCs w:val="22"/>
        </w:rPr>
        <w:t>benchmark</w:t>
      </w:r>
      <w:r w:rsidR="00AB2575" w:rsidRPr="00C35123">
        <w:rPr>
          <w:rFonts w:ascii="Times New Roman" w:hAnsi="Times New Roman"/>
          <w:bCs/>
          <w:szCs w:val="22"/>
        </w:rPr>
        <w:t xml:space="preserve"> test datasets, such as Set5</w:t>
      </w:r>
      <w:r w:rsidR="00C35123" w:rsidRPr="00C35123">
        <w:rPr>
          <w:rFonts w:ascii="Times New Roman" w:hAnsi="Times New Roman"/>
          <w:bCs/>
          <w:szCs w:val="22"/>
        </w:rPr>
        <w:t xml:space="preserve"> </w:t>
      </w:r>
      <w:r w:rsidR="00C35123" w:rsidRPr="00C35123">
        <w:rPr>
          <w:rFonts w:ascii="Times New Roman" w:hAnsi="Times New Roman"/>
          <w:bCs/>
          <w:szCs w:val="22"/>
        </w:rPr>
        <w:fldChar w:fldCharType="begin"/>
      </w:r>
      <w:r w:rsidR="00C35123" w:rsidRPr="00C35123">
        <w:rPr>
          <w:rFonts w:ascii="Times New Roman" w:hAnsi="Times New Roman"/>
          <w:bCs/>
          <w:szCs w:val="22"/>
        </w:rPr>
        <w:instrText xml:space="preserve"> ADDIN EN.CITE &lt;EndNote&gt;&lt;Cite&gt;&lt;Author&gt;Bevilacqua&lt;/Author&gt;&lt;Year&gt;2012&lt;/Year&gt;&lt;RecNum&gt;3&lt;/RecNum&gt;&lt;DisplayText&gt;[60]&lt;/DisplayText&gt;&lt;record&gt;&lt;rec-number&gt;3&lt;/rec-number&gt;&lt;foreign-keys&gt;&lt;key app="EN" db-id="srxvfdd95r2023e09rp5vpah5wxe09vdzrzd" timestamp="1657255627"&gt;3&lt;/key&gt;&lt;/foreign-keys&gt;&lt;ref-type name="Journal Article"&gt;17&lt;/ref-type&gt;&lt;contributors&gt;&lt;authors&gt;&lt;author&gt;Bevilacqua, Marco&lt;/author&gt;&lt;author&gt;Roumy, Aline&lt;/author&gt;&lt;author&gt;Guillemot, Christine&lt;/author&gt;&lt;author&gt;Alberi-Morel, Marie Line&lt;/author&gt;&lt;/authors&gt;&lt;/contributors&gt;&lt;titles&gt;&lt;title&gt;Low-complexity single-image super-resolution based on nonnegative neighbor embedding&lt;/title&gt;&lt;/titles&gt;&lt;dates&gt;&lt;year&gt;2012&lt;/year&gt;&lt;/dates&gt;&lt;isbn&gt;1901725464&lt;/isbn&gt;&lt;urls&gt;&lt;/urls&gt;&lt;/record&gt;&lt;/Cite&gt;&lt;/EndNote&gt;</w:instrText>
      </w:r>
      <w:r w:rsidR="00C35123" w:rsidRPr="00C35123">
        <w:rPr>
          <w:rFonts w:ascii="Times New Roman" w:hAnsi="Times New Roman"/>
          <w:bCs/>
          <w:szCs w:val="22"/>
        </w:rPr>
        <w:fldChar w:fldCharType="separate"/>
      </w:r>
      <w:r w:rsidR="00C35123" w:rsidRPr="00C35123">
        <w:rPr>
          <w:rFonts w:ascii="Times New Roman" w:hAnsi="Times New Roman"/>
          <w:bCs/>
          <w:szCs w:val="22"/>
        </w:rPr>
        <w:t>[60]</w:t>
      </w:r>
      <w:r w:rsidR="00C35123" w:rsidRPr="00C35123">
        <w:rPr>
          <w:rFonts w:ascii="Times New Roman" w:hAnsi="Times New Roman"/>
          <w:bCs/>
          <w:szCs w:val="22"/>
        </w:rPr>
        <w:fldChar w:fldCharType="end"/>
      </w:r>
      <w:r w:rsidR="00C35123" w:rsidRPr="00C35123">
        <w:rPr>
          <w:rFonts w:ascii="Times New Roman" w:hAnsi="Times New Roman"/>
          <w:bCs/>
          <w:szCs w:val="22"/>
        </w:rPr>
        <w:t xml:space="preserve"> </w:t>
      </w:r>
      <w:r w:rsidR="00AB2575" w:rsidRPr="001C6348">
        <w:rPr>
          <w:rFonts w:ascii="Times New Roman" w:hAnsi="Times New Roman"/>
          <w:bCs/>
          <w:szCs w:val="22"/>
        </w:rPr>
        <w:t>, Set14</w:t>
      </w:r>
      <w:r w:rsidR="002F2446">
        <w:rPr>
          <w:rFonts w:ascii="Times New Roman" w:hAnsi="Times New Roman"/>
          <w:bCs/>
          <w:szCs w:val="22"/>
        </w:rPr>
        <w:t xml:space="preserve"> </w:t>
      </w:r>
      <w:r w:rsidR="002F2446" w:rsidRPr="002F2446">
        <w:rPr>
          <w:rFonts w:ascii="Times New Roman" w:hAnsi="Times New Roman"/>
          <w:bCs/>
          <w:szCs w:val="22"/>
        </w:rPr>
        <w:fldChar w:fldCharType="begin"/>
      </w:r>
      <w:r w:rsidR="002F2446" w:rsidRPr="002F2446">
        <w:rPr>
          <w:rFonts w:ascii="Times New Roman" w:hAnsi="Times New Roman"/>
          <w:bCs/>
          <w:szCs w:val="22"/>
        </w:rPr>
        <w:instrText xml:space="preserve"> ADDIN EN.CITE &lt;EndNote&gt;&lt;Cite&gt;&lt;Author&gt;Zeyde&lt;/Author&gt;&lt;Year&gt;2010&lt;/Year&gt;&lt;RecNum&gt;2&lt;/RecNum&gt;&lt;DisplayText&gt;[61]&lt;/DisplayText&gt;&lt;record&gt;&lt;rec-number&gt;2&lt;/rec-number&gt;&lt;foreign-keys&gt;&lt;key app="EN" db-id="srxvfdd95r2023e09rp5vpah5wxe09vdzrzd" timestamp="1657255363"&gt;2&lt;/key&gt;&lt;/foreign-keys&gt;&lt;ref-type name="Conference Proceedings"&gt;10&lt;/ref-type&gt;&lt;contributors&gt;&lt;authors&gt;&lt;author&gt;Zeyde, Roman&lt;/author&gt;&lt;author&gt;Elad, Michael&lt;/author&gt;&lt;author&gt;Protter, Matan&lt;/author&gt;&lt;/authors&gt;&lt;/contributors&gt;&lt;titles&gt;&lt;title&gt;On single image scale-up using sparse-representations&lt;/title&gt;&lt;secondary-title&gt;International conference on curves and surfaces&lt;/secondary-title&gt;&lt;/titles&gt;&lt;pages&gt;711-730&lt;/pages&gt;&lt;dates&gt;&lt;year&gt;2010&lt;/year&gt;&lt;/dates&gt;&lt;publisher&gt;Springer&lt;/publisher&gt;&lt;urls&gt;&lt;/urls&gt;&lt;/record&gt;&lt;/Cite&gt;&lt;/EndNote&gt;</w:instrText>
      </w:r>
      <w:r w:rsidR="002F2446" w:rsidRPr="002F2446">
        <w:rPr>
          <w:rFonts w:ascii="Times New Roman" w:hAnsi="Times New Roman"/>
          <w:bCs/>
          <w:szCs w:val="22"/>
        </w:rPr>
        <w:fldChar w:fldCharType="separate"/>
      </w:r>
      <w:r w:rsidR="002F2446" w:rsidRPr="002F2446">
        <w:rPr>
          <w:rFonts w:ascii="Times New Roman" w:hAnsi="Times New Roman"/>
          <w:bCs/>
          <w:szCs w:val="22"/>
        </w:rPr>
        <w:t>[61]</w:t>
      </w:r>
      <w:r w:rsidR="002F2446" w:rsidRPr="002F2446">
        <w:rPr>
          <w:rFonts w:ascii="Times New Roman" w:hAnsi="Times New Roman"/>
          <w:bCs/>
          <w:szCs w:val="22"/>
        </w:rPr>
        <w:fldChar w:fldCharType="end"/>
      </w:r>
      <w:r w:rsidR="001C6348">
        <w:rPr>
          <w:rFonts w:ascii="Times New Roman" w:hAnsi="Times New Roman"/>
          <w:bCs/>
          <w:szCs w:val="22"/>
        </w:rPr>
        <w:t xml:space="preserve"> </w:t>
      </w:r>
      <w:r w:rsidR="00AB2575" w:rsidRPr="001C6348">
        <w:rPr>
          <w:rFonts w:ascii="Times New Roman" w:hAnsi="Times New Roman"/>
          <w:bCs/>
          <w:szCs w:val="22"/>
        </w:rPr>
        <w:t>, BSDS100</w:t>
      </w:r>
      <w:r w:rsidR="00C35123" w:rsidRPr="001C6348">
        <w:rPr>
          <w:rFonts w:ascii="Times New Roman" w:hAnsi="Times New Roman"/>
          <w:bCs/>
          <w:szCs w:val="22"/>
        </w:rPr>
        <w:t xml:space="preserve"> </w:t>
      </w:r>
      <w:r w:rsidR="00C35123" w:rsidRPr="001C6348">
        <w:rPr>
          <w:rFonts w:ascii="Times New Roman" w:hAnsi="Times New Roman"/>
          <w:bCs/>
          <w:szCs w:val="22"/>
        </w:rPr>
        <w:fldChar w:fldCharType="begin"/>
      </w:r>
      <w:r w:rsidR="00C35123" w:rsidRPr="001C6348">
        <w:rPr>
          <w:rFonts w:ascii="Times New Roman" w:hAnsi="Times New Roman"/>
          <w:bCs/>
          <w:szCs w:val="22"/>
        </w:rPr>
        <w:instrText xml:space="preserve"> ADDIN EN.CITE &lt;EndNote&gt;&lt;Cite&gt;&lt;Author&gt;Arbelaez&lt;/Author&gt;&lt;Year&gt;2010&lt;/Year&gt;&lt;RecNum&gt;5&lt;/RecNum&gt;&lt;DisplayText&gt;[58]&lt;/DisplayText&gt;&lt;record&gt;&lt;rec-number&gt;5&lt;/rec-number&gt;&lt;foreign-keys&gt;&lt;key app="EN" db-id="srxvfdd95r2023e09rp5vpah5wxe09vdzrzd" timestamp="1657255727"&gt;5&lt;/key&gt;&lt;/foreign-keys&gt;&lt;ref-type name="Journal Article"&gt;17&lt;/ref-type&gt;&lt;contributors&gt;&lt;authors&gt;&lt;author&gt;Arbelaez, Pablo&lt;/author&gt;&lt;author&gt;Maire, Michael&lt;/author&gt;&lt;author&gt;Fowlkes, Charless&lt;/author&gt;&lt;author&gt;Malik, Jitendra&lt;/author&gt;&lt;/authors&gt;&lt;/contributors&gt;&lt;titles&gt;&lt;title&gt;Contour detection and hierarchical image segmentation&lt;/title&gt;&lt;secondary-title&gt;IEEE transactions on pattern analysis and machine intelligence&lt;/secondary-title&gt;&lt;/titles&gt;&lt;periodical&gt;&lt;full-title&gt;IEEE transactions on pattern analysis and machine intelligence&lt;/full-title&gt;&lt;/periodical&gt;&lt;pages&gt;898-916&lt;/pages&gt;&lt;volume&gt;33&lt;/volume&gt;&lt;number&gt;5&lt;/number&gt;&lt;dates&gt;&lt;year&gt;2010&lt;/year&gt;&lt;/dates&gt;&lt;isbn&gt;0162-8828&lt;/isbn&gt;&lt;urls&gt;&lt;/urls&gt;&lt;/record&gt;&lt;/Cite&gt;&lt;/EndNote&gt;</w:instrText>
      </w:r>
      <w:r w:rsidR="00C35123" w:rsidRPr="001C6348">
        <w:rPr>
          <w:rFonts w:ascii="Times New Roman" w:hAnsi="Times New Roman"/>
          <w:bCs/>
          <w:szCs w:val="22"/>
        </w:rPr>
        <w:fldChar w:fldCharType="separate"/>
      </w:r>
      <w:r w:rsidR="00C35123" w:rsidRPr="001C6348">
        <w:rPr>
          <w:rFonts w:ascii="Times New Roman" w:hAnsi="Times New Roman"/>
          <w:bCs/>
          <w:szCs w:val="22"/>
        </w:rPr>
        <w:t>[58]</w:t>
      </w:r>
      <w:r w:rsidR="00C35123" w:rsidRPr="001C6348">
        <w:rPr>
          <w:rFonts w:ascii="Times New Roman" w:hAnsi="Times New Roman"/>
          <w:bCs/>
          <w:szCs w:val="22"/>
        </w:rPr>
        <w:fldChar w:fldCharType="end"/>
      </w:r>
      <w:r w:rsidR="00AB2575" w:rsidRPr="001C6348">
        <w:rPr>
          <w:rFonts w:ascii="Times New Roman" w:hAnsi="Times New Roman"/>
          <w:bCs/>
          <w:szCs w:val="22"/>
        </w:rPr>
        <w:t>, Urban100</w:t>
      </w:r>
      <w:r w:rsidR="002F2446">
        <w:rPr>
          <w:rFonts w:ascii="Times New Roman" w:hAnsi="Times New Roman"/>
          <w:bCs/>
          <w:szCs w:val="22"/>
        </w:rPr>
        <w:t xml:space="preserve"> </w:t>
      </w:r>
      <w:r w:rsidR="002F2446" w:rsidRPr="00096BDF">
        <w:rPr>
          <w:rFonts w:ascii="Times New Roman" w:hAnsi="Times New Roman"/>
          <w:bCs/>
          <w:szCs w:val="22"/>
        </w:rPr>
        <w:t xml:space="preserve"> </w:t>
      </w:r>
      <w:r w:rsidR="002F2446" w:rsidRPr="00096BDF">
        <w:rPr>
          <w:rFonts w:ascii="Times New Roman" w:hAnsi="Times New Roman"/>
          <w:bCs/>
          <w:szCs w:val="22"/>
        </w:rPr>
        <w:fldChar w:fldCharType="begin"/>
      </w:r>
      <w:r w:rsidR="002F2446" w:rsidRPr="00096BDF">
        <w:rPr>
          <w:rFonts w:ascii="Times New Roman" w:hAnsi="Times New Roman"/>
          <w:bCs/>
          <w:szCs w:val="22"/>
        </w:rPr>
        <w:instrText xml:space="preserve"> ADDIN EN.CITE &lt;EndNote&gt;&lt;Cite&gt;&lt;Author&gt;Huang&lt;/Author&gt;&lt;Year&gt;2015&lt;/Year&gt;&lt;RecNum&gt;6&lt;/RecNum&gt;&lt;DisplayText&gt;[62]&lt;/DisplayText&gt;&lt;record&gt;&lt;rec-number&gt;6&lt;/rec-number&gt;&lt;foreign-keys&gt;&lt;key app="EN" db-id="srxvfdd95r2023e09rp5vpah5wxe09vdzrzd" timestamp="1657255780"&gt;6&lt;/key&gt;&lt;/foreign-keys&gt;&lt;ref-type name="Conference Proceedings"&gt;10&lt;/ref-type&gt;&lt;contributors&gt;&lt;authors&gt;&lt;author&gt;Huang, Jia-Bin&lt;/author&gt;&lt;author&gt;Singh, Abhishek&lt;/author&gt;&lt;author&gt;Ahuja, Narendra&lt;/author&gt;&lt;/authors&gt;&lt;/contributors&gt;&lt;titles&gt;&lt;title&gt;Single image super-resolution from transformed self-exemplars&lt;/title&gt;&lt;secondary-title&gt;Proceedings of the IEEE conference on computer vision and pattern recognition&lt;/secondary-title&gt;&lt;/titles&gt;&lt;pages&gt;5197-5206&lt;/pages&gt;&lt;dates&gt;&lt;year&gt;2015&lt;/year&gt;&lt;/dates&gt;&lt;urls&gt;&lt;/urls&gt;&lt;/record&gt;&lt;/Cite&gt;&lt;/EndNote&gt;</w:instrText>
      </w:r>
      <w:r w:rsidR="002F2446" w:rsidRPr="00096BDF">
        <w:rPr>
          <w:rFonts w:ascii="Times New Roman" w:hAnsi="Times New Roman"/>
          <w:bCs/>
          <w:szCs w:val="22"/>
        </w:rPr>
        <w:fldChar w:fldCharType="separate"/>
      </w:r>
      <w:r w:rsidR="002F2446" w:rsidRPr="00096BDF">
        <w:rPr>
          <w:rFonts w:ascii="Times New Roman" w:hAnsi="Times New Roman"/>
          <w:bCs/>
          <w:szCs w:val="22"/>
        </w:rPr>
        <w:t>[62]</w:t>
      </w:r>
      <w:r w:rsidR="002F2446" w:rsidRPr="00096BDF">
        <w:rPr>
          <w:rFonts w:ascii="Times New Roman" w:hAnsi="Times New Roman"/>
          <w:bCs/>
          <w:szCs w:val="22"/>
        </w:rPr>
        <w:fldChar w:fldCharType="end"/>
      </w:r>
      <w:r w:rsidR="002F2446">
        <w:rPr>
          <w:rFonts w:ascii="Times New Roman" w:hAnsi="Times New Roman"/>
          <w:bCs/>
          <w:szCs w:val="22"/>
        </w:rPr>
        <w:t xml:space="preserve"> </w:t>
      </w:r>
      <w:r w:rsidR="00AB2575" w:rsidRPr="001C6348">
        <w:rPr>
          <w:rFonts w:ascii="Times New Roman" w:hAnsi="Times New Roman"/>
          <w:bCs/>
          <w:szCs w:val="22"/>
        </w:rPr>
        <w:t xml:space="preserve"> and Manga109</w:t>
      </w:r>
      <w:r w:rsidR="00096BDF">
        <w:rPr>
          <w:rFonts w:ascii="Times New Roman" w:hAnsi="Times New Roman"/>
          <w:bCs/>
          <w:szCs w:val="22"/>
        </w:rPr>
        <w:t xml:space="preserve"> </w:t>
      </w:r>
      <w:r w:rsidR="00096BDF" w:rsidRPr="00096BDF">
        <w:rPr>
          <w:rFonts w:ascii="Times New Roman" w:hAnsi="Times New Roman"/>
          <w:bCs/>
          <w:szCs w:val="22"/>
        </w:rPr>
        <w:t xml:space="preserve"> </w:t>
      </w:r>
      <w:r w:rsidR="00096BDF" w:rsidRPr="00096BDF">
        <w:rPr>
          <w:rFonts w:ascii="Times New Roman" w:hAnsi="Times New Roman"/>
          <w:bCs/>
          <w:szCs w:val="22"/>
        </w:rPr>
        <w:fldChar w:fldCharType="begin"/>
      </w:r>
      <w:r w:rsidR="00096BDF" w:rsidRPr="00096BDF">
        <w:rPr>
          <w:rFonts w:ascii="Times New Roman" w:hAnsi="Times New Roman"/>
          <w:bCs/>
          <w:szCs w:val="22"/>
        </w:rPr>
        <w:instrText xml:space="preserve"> ADDIN EN.CITE &lt;EndNote&gt;&lt;Cite&gt;&lt;Author&gt;Matsui&lt;/Author&gt;&lt;Year&gt;2017&lt;/Year&gt;&lt;RecNum&gt;7&lt;/RecNum&gt;&lt;DisplayText&gt;[63]&lt;/DisplayText&gt;&lt;record&gt;&lt;rec-number&gt;7&lt;/rec-number&gt;&lt;foreign-keys&gt;&lt;key app="EN" db-id="srxvfdd95r2023e09rp5vpah5wxe09vdzrzd" timestamp="1657255823"&gt;7&lt;/key&gt;&lt;/foreign-keys&gt;&lt;ref-type name="Journal Article"&gt;17&lt;/ref-type&gt;&lt;contributors&gt;&lt;authors&gt;&lt;author&gt;Matsui, Yusuke&lt;/author&gt;&lt;author&gt;Ito, Kota&lt;/author&gt;&lt;author&gt;Aramaki, Yuji&lt;/author&gt;&lt;author&gt;Fujimoto, Azuma&lt;/author&gt;&lt;author&gt;Ogawa, Toru&lt;/author&gt;&lt;author&gt;Yamasaki, Toshihiko&lt;/author&gt;&lt;author&gt;Aizawa, Kiyoharu&lt;/author&gt;&lt;/authors&gt;&lt;/contributors&gt;&lt;titles&gt;&lt;title&gt;Sketch-based manga retrieval using manga109 dataset&lt;/title&gt;&lt;secondary-title&gt;Multimedia Tools and Applications&lt;/secondary-title&gt;&lt;/titles&gt;&lt;periodical&gt;&lt;full-title&gt;Multimedia Tools and Applications&lt;/full-title&gt;&lt;/periodical&gt;&lt;pages&gt;21811-21838&lt;/pages&gt;&lt;volume&gt;76&lt;/volume&gt;&lt;number&gt;20&lt;/number&gt;&lt;dates&gt;&lt;year&gt;2017&lt;/year&gt;&lt;/dates&gt;&lt;isbn&gt;1573-7721&lt;/isbn&gt;&lt;urls&gt;&lt;/urls&gt;&lt;/record&gt;&lt;/Cite&gt;&lt;/EndNote&gt;</w:instrText>
      </w:r>
      <w:r w:rsidR="00096BDF" w:rsidRPr="00096BDF">
        <w:rPr>
          <w:rFonts w:ascii="Times New Roman" w:hAnsi="Times New Roman"/>
          <w:bCs/>
          <w:szCs w:val="22"/>
        </w:rPr>
        <w:fldChar w:fldCharType="separate"/>
      </w:r>
      <w:r w:rsidR="00096BDF" w:rsidRPr="00096BDF">
        <w:rPr>
          <w:rFonts w:ascii="Times New Roman" w:hAnsi="Times New Roman"/>
          <w:bCs/>
          <w:szCs w:val="22"/>
        </w:rPr>
        <w:t>[63]</w:t>
      </w:r>
      <w:r w:rsidR="00096BDF" w:rsidRPr="00096BDF">
        <w:rPr>
          <w:rFonts w:ascii="Times New Roman" w:hAnsi="Times New Roman"/>
          <w:bCs/>
          <w:szCs w:val="22"/>
        </w:rPr>
        <w:fldChar w:fldCharType="end"/>
      </w:r>
      <w:r w:rsidR="00AB2575" w:rsidRPr="001C6348">
        <w:rPr>
          <w:rFonts w:ascii="Times New Roman" w:hAnsi="Times New Roman"/>
          <w:bCs/>
          <w:szCs w:val="22"/>
        </w:rPr>
        <w:t>.</w:t>
      </w:r>
      <w:r w:rsidR="00EF2DD0" w:rsidRPr="001C6348">
        <w:rPr>
          <w:rFonts w:ascii="Times New Roman" w:hAnsi="Times New Roman"/>
          <w:bCs/>
          <w:szCs w:val="22"/>
        </w:rPr>
        <w:t xml:space="preserve"> The original low-resolution image is </w:t>
      </w:r>
      <w:r w:rsidR="00363F2A" w:rsidRPr="001C6348">
        <w:rPr>
          <w:rFonts w:ascii="Times New Roman" w:hAnsi="Times New Roman"/>
          <w:bCs/>
          <w:szCs w:val="22"/>
        </w:rPr>
        <w:t xml:space="preserve">obtained using MATLAB bicubic operation for </w:t>
      </w:r>
      <w:r w:rsidR="002439EE" w:rsidRPr="001C6348">
        <w:rPr>
          <w:rFonts w:ascii="Times New Roman" w:hAnsi="Times New Roman"/>
          <w:bCs/>
          <w:szCs w:val="22"/>
        </w:rPr>
        <w:t xml:space="preserve">enlargement scale factor </w:t>
      </w:r>
      <w:r w:rsidR="00363F2A" w:rsidRPr="001C6348">
        <w:rPr>
          <w:rFonts w:ascii="Times New Roman" w:hAnsi="Times New Roman"/>
          <w:bCs/>
          <w:szCs w:val="22"/>
        </w:rPr>
        <w:t>2</w:t>
      </w:r>
      <w:r w:rsidR="00363F2A" w:rsidRPr="001C6348">
        <w:rPr>
          <w:rFonts w:ascii="Times New Roman" w:hAnsi="Times New Roman"/>
          <w:bCs/>
          <w:szCs w:val="22"/>
        </w:rPr>
        <w:sym w:font="Symbol" w:char="F0B4"/>
      </w:r>
      <w:r w:rsidR="00363F2A" w:rsidRPr="001C6348">
        <w:rPr>
          <w:rFonts w:ascii="Times New Roman" w:hAnsi="Times New Roman"/>
          <w:bCs/>
          <w:szCs w:val="22"/>
        </w:rPr>
        <w:t>, 3</w:t>
      </w:r>
      <w:r w:rsidR="002439EE" w:rsidRPr="001C6348">
        <w:rPr>
          <w:rFonts w:ascii="Times New Roman" w:hAnsi="Times New Roman"/>
          <w:bCs/>
          <w:szCs w:val="22"/>
        </w:rPr>
        <w:sym w:font="Symbol" w:char="F0B4"/>
      </w:r>
      <w:r w:rsidR="00363F2A" w:rsidRPr="001C6348">
        <w:rPr>
          <w:rFonts w:ascii="Times New Roman" w:hAnsi="Times New Roman"/>
          <w:bCs/>
          <w:szCs w:val="22"/>
        </w:rPr>
        <w:t>, 4</w:t>
      </w:r>
      <w:r w:rsidR="002439EE" w:rsidRPr="001C6348">
        <w:rPr>
          <w:rFonts w:ascii="Times New Roman" w:hAnsi="Times New Roman"/>
          <w:bCs/>
          <w:szCs w:val="22"/>
        </w:rPr>
        <w:sym w:font="Symbol" w:char="F0B4"/>
      </w:r>
      <w:r w:rsidR="00363F2A" w:rsidRPr="001C6348">
        <w:rPr>
          <w:rFonts w:ascii="Times New Roman" w:hAnsi="Times New Roman"/>
          <w:bCs/>
          <w:szCs w:val="22"/>
        </w:rPr>
        <w:t>, and 8</w:t>
      </w:r>
      <w:r w:rsidR="002439EE" w:rsidRPr="001C6348">
        <w:rPr>
          <w:rFonts w:ascii="Times New Roman" w:hAnsi="Times New Roman"/>
          <w:bCs/>
          <w:szCs w:val="22"/>
        </w:rPr>
        <w:sym w:font="Symbol" w:char="F0B4"/>
      </w:r>
      <w:r w:rsidR="002439EE" w:rsidRPr="001C6348">
        <w:rPr>
          <w:rFonts w:ascii="Times New Roman" w:hAnsi="Times New Roman"/>
          <w:bCs/>
          <w:szCs w:val="22"/>
        </w:rPr>
        <w:t>.</w:t>
      </w:r>
      <w:r w:rsidR="00BC6D6B" w:rsidRPr="001C6348">
        <w:rPr>
          <w:rFonts w:ascii="Times New Roman" w:hAnsi="Times New Roman"/>
          <w:bCs/>
          <w:szCs w:val="22"/>
        </w:rPr>
        <w:t xml:space="preserve"> </w:t>
      </w:r>
      <w:r w:rsidR="003C1E50" w:rsidRPr="001C6348">
        <w:rPr>
          <w:rFonts w:ascii="Times New Roman" w:hAnsi="Times New Roman"/>
          <w:bCs/>
          <w:szCs w:val="22"/>
        </w:rPr>
        <w:t xml:space="preserve">For training </w:t>
      </w:r>
      <w:r w:rsidR="003C45BE">
        <w:rPr>
          <w:rFonts w:ascii="Times New Roman" w:hAnsi="Times New Roman"/>
          <w:bCs/>
          <w:szCs w:val="22"/>
        </w:rPr>
        <w:t>purposes</w:t>
      </w:r>
      <w:r w:rsidR="00F12B65" w:rsidRPr="001C6348">
        <w:rPr>
          <w:rFonts w:ascii="Times New Roman" w:hAnsi="Times New Roman"/>
          <w:bCs/>
          <w:szCs w:val="22"/>
        </w:rPr>
        <w:t>,</w:t>
      </w:r>
      <w:r w:rsidR="003C1E50" w:rsidRPr="001C6348">
        <w:rPr>
          <w:rFonts w:ascii="Times New Roman" w:hAnsi="Times New Roman"/>
          <w:bCs/>
          <w:szCs w:val="22"/>
        </w:rPr>
        <w:t xml:space="preserve"> we used </w:t>
      </w:r>
      <w:r w:rsidR="00BC6D6B" w:rsidRPr="001C6348">
        <w:rPr>
          <w:rFonts w:ascii="Times New Roman" w:hAnsi="Times New Roman"/>
          <w:bCs/>
          <w:szCs w:val="22"/>
        </w:rPr>
        <w:t>Adam optimizer</w:t>
      </w:r>
      <w:r w:rsidR="003C45BE">
        <w:rPr>
          <w:rFonts w:ascii="Times New Roman" w:hAnsi="Times New Roman"/>
          <w:bCs/>
          <w:szCs w:val="22"/>
        </w:rPr>
        <w:t>,</w:t>
      </w:r>
      <w:r w:rsidR="00BC6D6B" w:rsidRPr="001C6348">
        <w:rPr>
          <w:rFonts w:ascii="Times New Roman" w:hAnsi="Times New Roman"/>
          <w:bCs/>
          <w:szCs w:val="22"/>
        </w:rPr>
        <w:t xml:space="preserve"> </w:t>
      </w:r>
      <w:r w:rsidR="002169CB">
        <w:rPr>
          <w:rFonts w:ascii="Times New Roman" w:hAnsi="Times New Roman"/>
          <w:bCs/>
          <w:szCs w:val="22"/>
        </w:rPr>
        <w:t>with</w:t>
      </w:r>
      <w:r w:rsidR="00BC6D6B" w:rsidRPr="001C6348">
        <w:rPr>
          <w:rFonts w:ascii="Times New Roman" w:hAnsi="Times New Roman"/>
          <w:bCs/>
          <w:szCs w:val="22"/>
        </w:rPr>
        <w:t xml:space="preserve"> </w:t>
      </w:r>
      <w:r w:rsidR="003C45BE">
        <w:rPr>
          <w:rFonts w:ascii="Times New Roman" w:hAnsi="Times New Roman"/>
          <w:bCs/>
          <w:szCs w:val="22"/>
        </w:rPr>
        <w:t xml:space="preserve">an </w:t>
      </w:r>
      <w:r w:rsidR="00BC6D6B" w:rsidRPr="001C6348">
        <w:rPr>
          <w:rFonts w:ascii="Times New Roman" w:hAnsi="Times New Roman"/>
          <w:bCs/>
          <w:szCs w:val="22"/>
        </w:rPr>
        <w:t xml:space="preserve">initial learning rate </w:t>
      </w:r>
      <w:r w:rsidR="002169CB">
        <w:rPr>
          <w:rFonts w:ascii="Times New Roman" w:hAnsi="Times New Roman"/>
          <w:bCs/>
          <w:szCs w:val="22"/>
        </w:rPr>
        <w:t>of</w:t>
      </w:r>
      <w:r w:rsidR="00BC6D6B" w:rsidRPr="001C6348">
        <w:rPr>
          <w:rFonts w:ascii="Times New Roman" w:hAnsi="Times New Roman"/>
          <w:bCs/>
          <w:szCs w:val="22"/>
        </w:rPr>
        <w:t xml:space="preserve"> </w:t>
      </w:r>
      <w:r w:rsidR="004545BC" w:rsidRPr="001C6348">
        <w:rPr>
          <w:rFonts w:ascii="Times New Roman" w:hAnsi="Times New Roman"/>
          <w:bCs/>
          <w:szCs w:val="22"/>
        </w:rPr>
        <w:t>0.0001.</w:t>
      </w:r>
      <w:r w:rsidR="00CA3728" w:rsidRPr="001C6348">
        <w:rPr>
          <w:rFonts w:ascii="Times New Roman" w:hAnsi="Times New Roman"/>
          <w:bCs/>
          <w:szCs w:val="22"/>
        </w:rPr>
        <w:t xml:space="preserve"> The proposed methods used</w:t>
      </w:r>
      <w:r w:rsidR="00F12B65" w:rsidRPr="001C6348">
        <w:rPr>
          <w:rFonts w:ascii="Times New Roman" w:hAnsi="Times New Roman"/>
          <w:bCs/>
          <w:szCs w:val="22"/>
        </w:rPr>
        <w:t xml:space="preserve"> the</w:t>
      </w:r>
      <w:r w:rsidR="00CA3728" w:rsidRPr="001C6348">
        <w:rPr>
          <w:rFonts w:ascii="Times New Roman" w:hAnsi="Times New Roman"/>
          <w:bCs/>
          <w:szCs w:val="22"/>
        </w:rPr>
        <w:t xml:space="preserve"> Windows </w:t>
      </w:r>
      <w:r w:rsidR="0020590D" w:rsidRPr="001C6348">
        <w:rPr>
          <w:rFonts w:ascii="Times New Roman" w:hAnsi="Times New Roman"/>
          <w:bCs/>
          <w:szCs w:val="22"/>
        </w:rPr>
        <w:t>11 operating</w:t>
      </w:r>
      <w:r w:rsidR="00CA3728" w:rsidRPr="001C6348">
        <w:rPr>
          <w:rFonts w:ascii="Times New Roman" w:hAnsi="Times New Roman"/>
          <w:bCs/>
          <w:szCs w:val="22"/>
        </w:rPr>
        <w:t xml:space="preserve"> system </w:t>
      </w:r>
      <w:r w:rsidR="00506875">
        <w:rPr>
          <w:rFonts w:ascii="Times New Roman" w:hAnsi="Times New Roman"/>
          <w:bCs/>
          <w:szCs w:val="22"/>
        </w:rPr>
        <w:t xml:space="preserve">having </w:t>
      </w:r>
      <w:r w:rsidR="00CA3728" w:rsidRPr="001C6348">
        <w:rPr>
          <w:rFonts w:ascii="Times New Roman" w:hAnsi="Times New Roman"/>
          <w:bCs/>
          <w:szCs w:val="22"/>
        </w:rPr>
        <w:t>one GPU (GeForce NVIDIA RTX 2070 GPU) and an Intel(R) Core</w:t>
      </w:r>
      <w:r w:rsidR="0011523B">
        <w:rPr>
          <w:rFonts w:ascii="Times New Roman" w:hAnsi="Times New Roman"/>
          <w:bCs/>
          <w:szCs w:val="22"/>
        </w:rPr>
        <w:t xml:space="preserve"> </w:t>
      </w:r>
      <w:r w:rsidR="00CA3728" w:rsidRPr="001C6348">
        <w:rPr>
          <w:rFonts w:ascii="Times New Roman" w:hAnsi="Times New Roman"/>
          <w:bCs/>
          <w:szCs w:val="22"/>
        </w:rPr>
        <w:t xml:space="preserve">(TM) i7-9750H CPU @ 2.60GHz having 16.0 GB </w:t>
      </w:r>
      <w:r w:rsidR="007F0F04">
        <w:rPr>
          <w:rFonts w:ascii="Times New Roman" w:hAnsi="Times New Roman"/>
          <w:bCs/>
          <w:szCs w:val="22"/>
        </w:rPr>
        <w:t>RAM</w:t>
      </w:r>
      <w:r w:rsidR="00CA3728" w:rsidRPr="001C6348">
        <w:rPr>
          <w:rFonts w:ascii="Times New Roman" w:hAnsi="Times New Roman"/>
          <w:bCs/>
          <w:szCs w:val="22"/>
        </w:rPr>
        <w:t xml:space="preserve"> system. The training and testing phase</w:t>
      </w:r>
      <w:r w:rsidR="00506875">
        <w:rPr>
          <w:rFonts w:ascii="Times New Roman" w:hAnsi="Times New Roman"/>
          <w:bCs/>
          <w:szCs w:val="22"/>
        </w:rPr>
        <w:t xml:space="preserve"> </w:t>
      </w:r>
      <w:r w:rsidR="00CA3728" w:rsidRPr="001C6348">
        <w:rPr>
          <w:rFonts w:ascii="Times New Roman" w:hAnsi="Times New Roman"/>
          <w:bCs/>
          <w:szCs w:val="22"/>
        </w:rPr>
        <w:t>is</w:t>
      </w:r>
      <w:r w:rsidR="00506875">
        <w:rPr>
          <w:rFonts w:ascii="Times New Roman" w:hAnsi="Times New Roman"/>
          <w:bCs/>
          <w:szCs w:val="22"/>
        </w:rPr>
        <w:t xml:space="preserve"> performed under </w:t>
      </w:r>
      <w:proofErr w:type="spellStart"/>
      <w:r w:rsidR="00CA3728" w:rsidRPr="001C6348">
        <w:rPr>
          <w:rFonts w:ascii="Times New Roman" w:hAnsi="Times New Roman"/>
          <w:bCs/>
          <w:szCs w:val="22"/>
        </w:rPr>
        <w:t>Keras</w:t>
      </w:r>
      <w:proofErr w:type="spellEnd"/>
      <w:r w:rsidR="00CA3728" w:rsidRPr="001C6348">
        <w:rPr>
          <w:rFonts w:ascii="Times New Roman" w:hAnsi="Times New Roman"/>
          <w:bCs/>
          <w:szCs w:val="22"/>
        </w:rPr>
        <w:t xml:space="preserve"> 2.6.0 </w:t>
      </w:r>
      <w:r w:rsidR="007E4933">
        <w:rPr>
          <w:rFonts w:ascii="Times New Roman" w:hAnsi="Times New Roman"/>
          <w:bCs/>
          <w:szCs w:val="22"/>
        </w:rPr>
        <w:t xml:space="preserve">with </w:t>
      </w:r>
      <w:r w:rsidR="007E4933" w:rsidRPr="001C6348">
        <w:rPr>
          <w:rFonts w:ascii="Times New Roman" w:hAnsi="Times New Roman"/>
          <w:bCs/>
          <w:szCs w:val="22"/>
        </w:rPr>
        <w:t>TensorFlow</w:t>
      </w:r>
      <w:r w:rsidR="00CA3728" w:rsidRPr="001C6348">
        <w:rPr>
          <w:rFonts w:ascii="Times New Roman" w:hAnsi="Times New Roman"/>
          <w:bCs/>
          <w:szCs w:val="22"/>
        </w:rPr>
        <w:t xml:space="preserve"> 2.6.0</w:t>
      </w:r>
      <w:r w:rsidR="007E4933">
        <w:rPr>
          <w:rFonts w:ascii="Times New Roman" w:hAnsi="Times New Roman"/>
          <w:bCs/>
          <w:szCs w:val="22"/>
        </w:rPr>
        <w:t xml:space="preserve"> environment</w:t>
      </w:r>
      <w:r w:rsidR="00CA3728" w:rsidRPr="001C6348">
        <w:rPr>
          <w:rFonts w:ascii="Times New Roman" w:hAnsi="Times New Roman"/>
          <w:bCs/>
          <w:szCs w:val="22"/>
        </w:rPr>
        <w:t>.</w:t>
      </w:r>
    </w:p>
    <w:p w14:paraId="05D49BD0" w14:textId="77777777" w:rsidR="007E4933" w:rsidRPr="001C6348" w:rsidRDefault="007E4933" w:rsidP="0020590D">
      <w:pPr>
        <w:pStyle w:val="MDPI42tablebody"/>
        <w:spacing w:line="340" w:lineRule="atLeast"/>
        <w:ind w:firstLine="144"/>
        <w:jc w:val="both"/>
        <w:rPr>
          <w:rFonts w:ascii="Times New Roman" w:hAnsi="Times New Roman"/>
          <w:bCs/>
          <w:szCs w:val="22"/>
        </w:rPr>
      </w:pPr>
    </w:p>
    <w:bookmarkEnd w:id="16"/>
    <w:p w14:paraId="34E38435" w14:textId="1E8A3239" w:rsidR="005D6564" w:rsidRPr="009752DF" w:rsidRDefault="00CC7CCE" w:rsidP="005D6564">
      <w:pPr>
        <w:pStyle w:val="MDPI22heading2"/>
        <w:numPr>
          <w:ilvl w:val="1"/>
          <w:numId w:val="4"/>
        </w:numPr>
        <w:rPr>
          <w:rFonts w:ascii="Times New Roman" w:hAnsi="Times New Roman"/>
          <w:snapToGrid/>
        </w:rPr>
      </w:pPr>
      <w:r>
        <w:rPr>
          <w:rFonts w:ascii="Times New Roman" w:hAnsi="Times New Roman"/>
          <w:snapToGrid/>
        </w:rPr>
        <w:lastRenderedPageBreak/>
        <w:t>Quantitative c</w:t>
      </w:r>
      <w:r w:rsidR="00D064F1" w:rsidRPr="009752DF">
        <w:rPr>
          <w:rFonts w:ascii="Times New Roman" w:hAnsi="Times New Roman"/>
          <w:snapToGrid/>
        </w:rPr>
        <w:t>omparison</w:t>
      </w:r>
      <w:r w:rsidR="00BE6D74" w:rsidRPr="009752DF">
        <w:rPr>
          <w:rFonts w:ascii="Times New Roman" w:hAnsi="Times New Roman"/>
          <w:snapToGrid/>
        </w:rPr>
        <w:t>s</w:t>
      </w:r>
      <w:r w:rsidR="00D064F1" w:rsidRPr="009752DF">
        <w:rPr>
          <w:rFonts w:ascii="Times New Roman" w:hAnsi="Times New Roman"/>
          <w:snapToGrid/>
        </w:rPr>
        <w:t xml:space="preserve"> with </w:t>
      </w:r>
      <w:r>
        <w:rPr>
          <w:rFonts w:ascii="Times New Roman" w:hAnsi="Times New Roman"/>
          <w:snapToGrid/>
        </w:rPr>
        <w:t xml:space="preserve">existing </w:t>
      </w:r>
      <w:r w:rsidR="00BE6D74" w:rsidRPr="009752DF">
        <w:rPr>
          <w:rFonts w:ascii="Times New Roman" w:hAnsi="Times New Roman"/>
          <w:snapToGrid/>
        </w:rPr>
        <w:t>s</w:t>
      </w:r>
      <w:r w:rsidR="00D064F1" w:rsidRPr="009752DF">
        <w:rPr>
          <w:rFonts w:ascii="Times New Roman" w:hAnsi="Times New Roman"/>
          <w:snapToGrid/>
        </w:rPr>
        <w:t>tate-of-the-art-methods</w:t>
      </w:r>
    </w:p>
    <w:p w14:paraId="4CFD2D26" w14:textId="21555845" w:rsidR="004B4265" w:rsidRPr="00F45619" w:rsidRDefault="00003F31" w:rsidP="006532EE">
      <w:pPr>
        <w:pStyle w:val="MDPI42tablebody"/>
        <w:spacing w:line="340" w:lineRule="atLeast"/>
        <w:ind w:firstLine="360"/>
        <w:jc w:val="both"/>
        <w:rPr>
          <w:rFonts w:ascii="Times New Roman" w:hAnsi="Times New Roman"/>
          <w:bCs/>
          <w:szCs w:val="22"/>
        </w:rPr>
      </w:pPr>
      <w:r w:rsidRPr="00F45619">
        <w:rPr>
          <w:rFonts w:ascii="Times New Roman" w:hAnsi="Times New Roman"/>
          <w:bCs/>
          <w:szCs w:val="22"/>
        </w:rPr>
        <w:t xml:space="preserve">In this paper, </w:t>
      </w:r>
      <w:r w:rsidR="00CC7CCE" w:rsidRPr="00F45619">
        <w:rPr>
          <w:rFonts w:ascii="Times New Roman" w:hAnsi="Times New Roman"/>
          <w:bCs/>
          <w:szCs w:val="22"/>
        </w:rPr>
        <w:t xml:space="preserve">we compare our SENext </w:t>
      </w:r>
      <w:r w:rsidRPr="00F45619">
        <w:rPr>
          <w:rFonts w:ascii="Times New Roman" w:hAnsi="Times New Roman"/>
          <w:bCs/>
          <w:szCs w:val="22"/>
        </w:rPr>
        <w:t>quantitative</w:t>
      </w:r>
      <w:r w:rsidR="00CC7CCE" w:rsidRPr="00F45619">
        <w:rPr>
          <w:rFonts w:ascii="Times New Roman" w:hAnsi="Times New Roman"/>
          <w:bCs/>
          <w:szCs w:val="22"/>
        </w:rPr>
        <w:t xml:space="preserve">ly with fourteen </w:t>
      </w:r>
      <w:r w:rsidRPr="00F45619">
        <w:rPr>
          <w:rFonts w:ascii="Times New Roman" w:hAnsi="Times New Roman"/>
          <w:bCs/>
          <w:szCs w:val="22"/>
        </w:rPr>
        <w:t>state-of-the-art methods</w:t>
      </w:r>
      <w:r w:rsidR="00CC7CCE" w:rsidRPr="00F45619">
        <w:rPr>
          <w:rFonts w:ascii="Times New Roman" w:hAnsi="Times New Roman"/>
          <w:bCs/>
          <w:szCs w:val="22"/>
        </w:rPr>
        <w:t xml:space="preserve">, such as </w:t>
      </w:r>
      <w:r w:rsidR="001F0B92" w:rsidRPr="00F45619">
        <w:rPr>
          <w:rFonts w:ascii="Times New Roman" w:hAnsi="Times New Roman"/>
          <w:bCs/>
          <w:szCs w:val="22"/>
        </w:rPr>
        <w:t>Bicubic, SRCNN</w:t>
      </w:r>
      <w:r w:rsidR="00854681" w:rsidRPr="00F45619">
        <w:rPr>
          <w:rFonts w:ascii="Times New Roman" w:hAnsi="Times New Roman"/>
          <w:bCs/>
          <w:szCs w:val="22"/>
        </w:rPr>
        <w:t xml:space="preserve"> </w:t>
      </w:r>
      <w:r w:rsidR="00854681" w:rsidRPr="00F45619">
        <w:rPr>
          <w:rFonts w:ascii="Times New Roman" w:hAnsi="Times New Roman"/>
          <w:bCs/>
          <w:szCs w:val="22"/>
        </w:rPr>
        <w:fldChar w:fldCharType="begin"/>
      </w:r>
      <w:r w:rsidR="00295994" w:rsidRPr="00F45619">
        <w:rPr>
          <w:rFonts w:ascii="Times New Roman" w:hAnsi="Times New Roman"/>
          <w:bCs/>
          <w:szCs w:val="22"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854681" w:rsidRPr="00F45619">
        <w:rPr>
          <w:rFonts w:ascii="Times New Roman" w:hAnsi="Times New Roman"/>
          <w:bCs/>
          <w:szCs w:val="22"/>
        </w:rPr>
        <w:fldChar w:fldCharType="separate"/>
      </w:r>
      <w:r w:rsidR="00295994" w:rsidRPr="00F45619">
        <w:rPr>
          <w:rFonts w:ascii="Times New Roman" w:hAnsi="Times New Roman"/>
          <w:bCs/>
          <w:szCs w:val="22"/>
        </w:rPr>
        <w:t>[6]</w:t>
      </w:r>
      <w:r w:rsidR="00854681" w:rsidRPr="00F45619">
        <w:rPr>
          <w:rFonts w:ascii="Times New Roman" w:hAnsi="Times New Roman"/>
          <w:bCs/>
          <w:szCs w:val="22"/>
        </w:rPr>
        <w:fldChar w:fldCharType="end"/>
      </w:r>
      <w:r w:rsidR="001F0B92" w:rsidRPr="00F45619">
        <w:rPr>
          <w:rFonts w:ascii="Times New Roman" w:hAnsi="Times New Roman"/>
          <w:bCs/>
          <w:szCs w:val="22"/>
        </w:rPr>
        <w:t>, FSRCNN</w:t>
      </w:r>
      <w:r w:rsidR="00D06F48" w:rsidRPr="00F45619">
        <w:rPr>
          <w:rFonts w:ascii="Times New Roman" w:hAnsi="Times New Roman"/>
          <w:bCs/>
          <w:szCs w:val="22"/>
        </w:rPr>
        <w:t xml:space="preserve"> </w:t>
      </w:r>
      <w:r w:rsidR="00D06F48" w:rsidRPr="00F45619">
        <w:rPr>
          <w:rFonts w:ascii="Times New Roman" w:hAnsi="Times New Roman"/>
          <w:bCs/>
          <w:szCs w:val="22"/>
        </w:rPr>
        <w:fldChar w:fldCharType="begin"/>
      </w:r>
      <w:r w:rsidR="00295994" w:rsidRPr="00F45619">
        <w:rPr>
          <w:rFonts w:ascii="Times New Roman" w:hAnsi="Times New Roman"/>
          <w:bCs/>
          <w:szCs w:val="22"/>
        </w:rPr>
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</w:r>
      <w:r w:rsidR="00D06F48" w:rsidRPr="00F45619">
        <w:rPr>
          <w:rFonts w:ascii="Times New Roman" w:hAnsi="Times New Roman"/>
          <w:bCs/>
          <w:szCs w:val="22"/>
        </w:rPr>
        <w:fldChar w:fldCharType="separate"/>
      </w:r>
      <w:r w:rsidR="00295994" w:rsidRPr="00F45619">
        <w:rPr>
          <w:rFonts w:ascii="Times New Roman" w:hAnsi="Times New Roman"/>
          <w:bCs/>
          <w:szCs w:val="22"/>
        </w:rPr>
        <w:t>[7]</w:t>
      </w:r>
      <w:r w:rsidR="00D06F48" w:rsidRPr="00F45619">
        <w:rPr>
          <w:rFonts w:ascii="Times New Roman" w:hAnsi="Times New Roman"/>
          <w:bCs/>
          <w:szCs w:val="22"/>
        </w:rPr>
        <w:fldChar w:fldCharType="end"/>
      </w:r>
      <w:r w:rsidR="001F0B92" w:rsidRPr="00F45619">
        <w:rPr>
          <w:rFonts w:ascii="Times New Roman" w:hAnsi="Times New Roman"/>
          <w:bCs/>
          <w:szCs w:val="22"/>
        </w:rPr>
        <w:t>, VDSR</w:t>
      </w:r>
      <w:r w:rsidR="0004033C" w:rsidRPr="00F45619">
        <w:rPr>
          <w:rFonts w:ascii="Times New Roman" w:hAnsi="Times New Roman"/>
          <w:bCs/>
          <w:szCs w:val="22"/>
        </w:rPr>
        <w:t xml:space="preserve"> </w:t>
      </w:r>
      <w:r w:rsidR="0004033C" w:rsidRPr="00F45619">
        <w:rPr>
          <w:rFonts w:ascii="Times New Roman" w:hAnsi="Times New Roman"/>
          <w:bCs/>
          <w:szCs w:val="22"/>
        </w:rPr>
        <w:fldChar w:fldCharType="begin"/>
      </w:r>
      <w:r w:rsidR="006549DF" w:rsidRPr="00F45619">
        <w:rPr>
          <w:rFonts w:ascii="Times New Roman" w:hAnsi="Times New Roman"/>
          <w:bCs/>
          <w:szCs w:val="22"/>
        </w:rPr>
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</w:r>
      <w:r w:rsidR="0004033C" w:rsidRPr="00F45619">
        <w:rPr>
          <w:rFonts w:ascii="Times New Roman" w:hAnsi="Times New Roman"/>
          <w:bCs/>
          <w:szCs w:val="22"/>
        </w:rPr>
        <w:fldChar w:fldCharType="separate"/>
      </w:r>
      <w:r w:rsidR="006549DF" w:rsidRPr="00F45619">
        <w:rPr>
          <w:rFonts w:ascii="Times New Roman" w:hAnsi="Times New Roman"/>
          <w:bCs/>
          <w:szCs w:val="22"/>
        </w:rPr>
        <w:t>[9]</w:t>
      </w:r>
      <w:r w:rsidR="0004033C" w:rsidRPr="00F45619">
        <w:rPr>
          <w:rFonts w:ascii="Times New Roman" w:hAnsi="Times New Roman"/>
          <w:bCs/>
          <w:szCs w:val="22"/>
        </w:rPr>
        <w:fldChar w:fldCharType="end"/>
      </w:r>
      <w:r w:rsidR="001F0B92" w:rsidRPr="00F45619">
        <w:rPr>
          <w:rFonts w:ascii="Times New Roman" w:hAnsi="Times New Roman"/>
          <w:bCs/>
          <w:szCs w:val="22"/>
        </w:rPr>
        <w:t xml:space="preserve">, </w:t>
      </w:r>
      <w:r w:rsidR="00CA26BA" w:rsidRPr="00F45619">
        <w:rPr>
          <w:rFonts w:ascii="Times New Roman" w:hAnsi="Times New Roman"/>
          <w:bCs/>
          <w:szCs w:val="22"/>
        </w:rPr>
        <w:t>DRCN</w:t>
      </w:r>
      <w:r w:rsidR="00CC7CCE" w:rsidRPr="00F45619">
        <w:rPr>
          <w:rFonts w:ascii="Times New Roman" w:hAnsi="Times New Roman"/>
          <w:bCs/>
          <w:szCs w:val="22"/>
        </w:rPr>
        <w:t xml:space="preserve"> </w:t>
      </w:r>
      <w:r w:rsidR="002627CF" w:rsidRPr="00F45619">
        <w:rPr>
          <w:rFonts w:ascii="Times New Roman" w:hAnsi="Times New Roman"/>
          <w:bCs/>
          <w:szCs w:val="22"/>
        </w:rPr>
        <w:fldChar w:fldCharType="begin"/>
      </w:r>
      <w:r w:rsidR="006549DF" w:rsidRPr="00F45619">
        <w:rPr>
          <w:rFonts w:ascii="Times New Roman" w:hAnsi="Times New Roman"/>
          <w:bCs/>
          <w:szCs w:val="22"/>
        </w:rPr>
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</w:r>
      <w:r w:rsidR="002627CF" w:rsidRPr="00F45619">
        <w:rPr>
          <w:rFonts w:ascii="Times New Roman" w:hAnsi="Times New Roman"/>
          <w:bCs/>
          <w:szCs w:val="22"/>
        </w:rPr>
        <w:fldChar w:fldCharType="separate"/>
      </w:r>
      <w:r w:rsidR="006549DF" w:rsidRPr="00F45619">
        <w:rPr>
          <w:rFonts w:ascii="Times New Roman" w:hAnsi="Times New Roman"/>
          <w:bCs/>
          <w:szCs w:val="22"/>
        </w:rPr>
        <w:t>[11]</w:t>
      </w:r>
      <w:r w:rsidR="002627CF" w:rsidRPr="00F45619">
        <w:rPr>
          <w:rFonts w:ascii="Times New Roman" w:hAnsi="Times New Roman"/>
          <w:bCs/>
          <w:szCs w:val="22"/>
        </w:rPr>
        <w:fldChar w:fldCharType="end"/>
      </w:r>
      <w:r w:rsidR="00CA26BA" w:rsidRPr="00F45619">
        <w:rPr>
          <w:rFonts w:ascii="Times New Roman" w:hAnsi="Times New Roman"/>
          <w:bCs/>
          <w:szCs w:val="22"/>
        </w:rPr>
        <w:t>,</w:t>
      </w:r>
      <w:r w:rsidR="00260490" w:rsidRPr="00F45619">
        <w:rPr>
          <w:rFonts w:ascii="Times New Roman" w:hAnsi="Times New Roman"/>
          <w:bCs/>
          <w:szCs w:val="22"/>
        </w:rPr>
        <w:t xml:space="preserve"> </w:t>
      </w:r>
      <w:proofErr w:type="spellStart"/>
      <w:r w:rsidR="00CA26BA" w:rsidRPr="00F45619">
        <w:rPr>
          <w:rFonts w:ascii="Times New Roman" w:hAnsi="Times New Roman"/>
          <w:bCs/>
          <w:szCs w:val="22"/>
        </w:rPr>
        <w:t>LapSRN</w:t>
      </w:r>
      <w:proofErr w:type="spellEnd"/>
      <w:r w:rsidR="00581AAD" w:rsidRPr="00F45619">
        <w:rPr>
          <w:rFonts w:ascii="Times New Roman" w:hAnsi="Times New Roman"/>
          <w:bCs/>
          <w:szCs w:val="22"/>
        </w:rPr>
        <w:t xml:space="preserve"> </w:t>
      </w:r>
      <w:r w:rsidR="00581AAD" w:rsidRPr="00F45619">
        <w:rPr>
          <w:rFonts w:ascii="Times New Roman" w:hAnsi="Times New Roman"/>
          <w:bCs/>
          <w:szCs w:val="22"/>
        </w:rPr>
        <w:fldChar w:fldCharType="begin"/>
      </w:r>
      <w:r w:rsidR="006549DF" w:rsidRPr="00F45619">
        <w:rPr>
          <w:rFonts w:ascii="Times New Roman" w:hAnsi="Times New Roman"/>
          <w:bCs/>
          <w:szCs w:val="22"/>
        </w:rPr>
        <w:instrText xml:space="preserve"> ADDIN EN.CITE &lt;EndNote&gt;&lt;Cite&gt;&lt;Author&gt;Lai&lt;/Author&gt;&lt;Year&gt;2017&lt;/Year&gt;&lt;RecNum&gt;48&lt;/RecNum&gt;&lt;DisplayText&gt;[21]&lt;/DisplayText&gt;&lt;record&gt;&lt;rec-number&gt;48&lt;/rec-number&gt;&lt;foreign-keys&gt;&lt;key app="EN" db-id="srxvfdd95r2023e09rp5vpah5wxe09vdzrzd" timestamp="1658464813"&gt;48&lt;/key&gt;&lt;/foreign-keys&gt;&lt;ref-type name="Conference Proceedings"&gt;10&lt;/ref-type&gt;&lt;contributors&gt;&lt;authors&gt;&lt;author&gt;Lai, Wei-Sheng&lt;/author&gt;&lt;author&gt;Huang, Jia-Bin&lt;/author&gt;&lt;author&gt;Ahuja, Narendra&lt;/author&gt;&lt;author&gt;Yang, Ming-Hsuan&lt;/author&gt;&lt;/authors&gt;&lt;/contributors&gt;&lt;titles&gt;&lt;title&gt;Deep laplacian pyramid networks for fast and accurate super-resolution&lt;/title&gt;&lt;secondary-title&gt;Proceedings of the IEEE conference on computer vision and pattern recognition&lt;/secondary-title&gt;&lt;/titles&gt;&lt;pages&gt;624-632&lt;/pages&gt;&lt;dates&gt;&lt;year&gt;2017&lt;/year&gt;&lt;/dates&gt;&lt;urls&gt;&lt;/urls&gt;&lt;/record&gt;&lt;/Cite&gt;&lt;/EndNote&gt;</w:instrText>
      </w:r>
      <w:r w:rsidR="00581AAD" w:rsidRPr="00F45619">
        <w:rPr>
          <w:rFonts w:ascii="Times New Roman" w:hAnsi="Times New Roman"/>
          <w:bCs/>
          <w:szCs w:val="22"/>
        </w:rPr>
        <w:fldChar w:fldCharType="separate"/>
      </w:r>
      <w:r w:rsidR="006549DF" w:rsidRPr="00F45619">
        <w:rPr>
          <w:rFonts w:ascii="Times New Roman" w:hAnsi="Times New Roman"/>
          <w:bCs/>
          <w:szCs w:val="22"/>
        </w:rPr>
        <w:t>[21]</w:t>
      </w:r>
      <w:r w:rsidR="00581AAD" w:rsidRPr="00F45619">
        <w:rPr>
          <w:rFonts w:ascii="Times New Roman" w:hAnsi="Times New Roman"/>
          <w:bCs/>
          <w:szCs w:val="22"/>
        </w:rPr>
        <w:fldChar w:fldCharType="end"/>
      </w:r>
      <w:r w:rsidR="00CA26BA" w:rsidRPr="00F45619">
        <w:rPr>
          <w:rFonts w:ascii="Times New Roman" w:hAnsi="Times New Roman"/>
          <w:bCs/>
          <w:szCs w:val="22"/>
        </w:rPr>
        <w:t>, DRRN</w:t>
      </w:r>
      <w:r w:rsidR="00F1740F" w:rsidRPr="00F45619">
        <w:rPr>
          <w:rFonts w:ascii="Times New Roman" w:hAnsi="Times New Roman"/>
          <w:bCs/>
          <w:szCs w:val="22"/>
        </w:rPr>
        <w:t xml:space="preserve"> </w:t>
      </w:r>
      <w:r w:rsidR="00F1740F" w:rsidRPr="00F45619">
        <w:rPr>
          <w:rFonts w:ascii="Times New Roman" w:hAnsi="Times New Roman"/>
          <w:bCs/>
          <w:szCs w:val="22"/>
        </w:rPr>
        <w:fldChar w:fldCharType="begin"/>
      </w:r>
      <w:r w:rsidR="006549DF" w:rsidRPr="00F45619">
        <w:rPr>
          <w:rFonts w:ascii="Times New Roman" w:hAnsi="Times New Roman"/>
          <w:bCs/>
          <w:szCs w:val="22"/>
        </w:rPr>
        <w:instrText xml:space="preserve"> ADDIN EN.CITE &lt;EndNote&gt;&lt;Cite&gt;&lt;Author&gt;Tai&lt;/Author&gt;&lt;Year&gt;2017&lt;/Year&gt;&lt;RecNum&gt;47&lt;/RecNum&gt;&lt;DisplayText&gt;[24]&lt;/DisplayText&gt;&lt;record&gt;&lt;rec-number&gt;47&lt;/rec-number&gt;&lt;foreign-keys&gt;&lt;key app="EN" db-id="srxvfdd95r2023e09rp5vpah5wxe09vdzrzd" timestamp="1658427625"&gt;47&lt;/key&gt;&lt;/foreign-keys&gt;&lt;ref-type name="Conference Proceedings"&gt;10&lt;/ref-type&gt;&lt;contributors&gt;&lt;authors&gt;&lt;author&gt;Tai, Ying&lt;/author&gt;&lt;author&gt;Yang, Jian&lt;/author&gt;&lt;author&gt;Liu, Xiaoming&lt;/author&gt;&lt;/authors&gt;&lt;/contributors&gt;&lt;titles&gt;&lt;title&gt;Image super-resolution via deep recursive residual network&lt;/title&gt;&lt;secondary-title&gt;Proceedings of the IEEE conference on computer vision and pattern recognition&lt;/secondary-title&gt;&lt;/titles&gt;&lt;pages&gt;3147-3155&lt;/pages&gt;&lt;dates&gt;&lt;year&gt;2017&lt;/year&gt;&lt;/dates&gt;&lt;urls&gt;&lt;/urls&gt;&lt;/record&gt;&lt;/Cite&gt;&lt;/EndNote&gt;</w:instrText>
      </w:r>
      <w:r w:rsidR="00F1740F" w:rsidRPr="00F45619">
        <w:rPr>
          <w:rFonts w:ascii="Times New Roman" w:hAnsi="Times New Roman"/>
          <w:bCs/>
          <w:szCs w:val="22"/>
        </w:rPr>
        <w:fldChar w:fldCharType="separate"/>
      </w:r>
      <w:r w:rsidR="006549DF" w:rsidRPr="00F45619">
        <w:rPr>
          <w:rFonts w:ascii="Times New Roman" w:hAnsi="Times New Roman"/>
          <w:bCs/>
          <w:szCs w:val="22"/>
        </w:rPr>
        <w:t>[24]</w:t>
      </w:r>
      <w:r w:rsidR="00F1740F" w:rsidRPr="00F45619">
        <w:rPr>
          <w:rFonts w:ascii="Times New Roman" w:hAnsi="Times New Roman"/>
          <w:bCs/>
          <w:szCs w:val="22"/>
        </w:rPr>
        <w:fldChar w:fldCharType="end"/>
      </w:r>
      <w:r w:rsidR="00CA26BA" w:rsidRPr="00F45619">
        <w:rPr>
          <w:rFonts w:ascii="Times New Roman" w:hAnsi="Times New Roman"/>
          <w:bCs/>
          <w:szCs w:val="22"/>
        </w:rPr>
        <w:t>,</w:t>
      </w:r>
      <w:r w:rsidR="008A68FC" w:rsidRPr="00F45619">
        <w:rPr>
          <w:rFonts w:ascii="Times New Roman" w:hAnsi="Times New Roman"/>
          <w:bCs/>
          <w:szCs w:val="22"/>
        </w:rPr>
        <w:t xml:space="preserve"> </w:t>
      </w:r>
      <w:proofErr w:type="spellStart"/>
      <w:r w:rsidR="008A68FC" w:rsidRPr="00F45619">
        <w:rPr>
          <w:rFonts w:ascii="Times New Roman" w:hAnsi="Times New Roman"/>
          <w:bCs/>
          <w:szCs w:val="22"/>
        </w:rPr>
        <w:t>MemNet</w:t>
      </w:r>
      <w:proofErr w:type="spellEnd"/>
      <w:r w:rsidR="009E3F03" w:rsidRPr="00F45619">
        <w:rPr>
          <w:rFonts w:ascii="Times New Roman" w:hAnsi="Times New Roman"/>
          <w:bCs/>
          <w:szCs w:val="22"/>
        </w:rPr>
        <w:t xml:space="preserve"> </w:t>
      </w:r>
      <w:r w:rsidR="009E3F03" w:rsidRPr="00F45619">
        <w:rPr>
          <w:rFonts w:ascii="Times New Roman" w:hAnsi="Times New Roman"/>
          <w:bCs/>
          <w:szCs w:val="22"/>
        </w:rPr>
        <w:fldChar w:fldCharType="begin"/>
      </w:r>
      <w:r w:rsidR="00376D0E" w:rsidRPr="00F45619">
        <w:rPr>
          <w:rFonts w:ascii="Times New Roman" w:hAnsi="Times New Roman"/>
          <w:bCs/>
          <w:szCs w:val="22"/>
        </w:rPr>
        <w:instrText xml:space="preserve"> ADDIN EN.CITE &lt;EndNote&gt;&lt;Cite&gt;&lt;Author&gt;Tai&lt;/Author&gt;&lt;Year&gt;2017&lt;/Year&gt;&lt;RecNum&gt;55&lt;/RecNum&gt;&lt;DisplayText&gt;[28]&lt;/DisplayText&gt;&lt;record&gt;&lt;rec-number&gt;55&lt;/rec-number&gt;&lt;foreign-keys&gt;&lt;key app="EN" db-id="9tr2d2ds7prvf4exd5apa0vtef2v9arspsdw" timestamp="1538515055"&gt;55&lt;/key&gt;&lt;/foreign-keys&gt;&lt;ref-type name="Conference Proceedings"&gt;10&lt;/ref-type&gt;&lt;contributors&gt;&lt;authors&gt;&lt;author&gt;Tai, Ying&lt;/author&gt;&lt;author&gt;Yang, Jian&lt;/author&gt;&lt;author&gt;Liu, Xiaoming&lt;/author&gt;&lt;author&gt;Xu, Chunyan&lt;/author&gt;&lt;/authors&gt;&lt;/contributors&gt;&lt;titles&gt;&lt;title&gt;Memnet: A persistent memory network for image restoration&lt;/title&gt;&lt;secondary-title&gt;Proceedings of the IEEE Conference on Computer Vision and Pattern Recognition&lt;/secondary-title&gt;&lt;/titles&gt;&lt;pages&gt;4539-4547&lt;/pages&gt;&lt;dates&gt;&lt;year&gt;2017&lt;/year&gt;&lt;/dates&gt;&lt;urls&gt;&lt;/urls&gt;&lt;/record&gt;&lt;/Cite&gt;&lt;/EndNote&gt;</w:instrText>
      </w:r>
      <w:r w:rsidR="009E3F03" w:rsidRPr="00F45619">
        <w:rPr>
          <w:rFonts w:ascii="Times New Roman" w:hAnsi="Times New Roman"/>
          <w:bCs/>
          <w:szCs w:val="22"/>
        </w:rPr>
        <w:fldChar w:fldCharType="separate"/>
      </w:r>
      <w:r w:rsidR="00376D0E" w:rsidRPr="00F45619">
        <w:rPr>
          <w:rFonts w:ascii="Times New Roman" w:hAnsi="Times New Roman"/>
          <w:bCs/>
          <w:szCs w:val="22"/>
        </w:rPr>
        <w:t>[28]</w:t>
      </w:r>
      <w:r w:rsidR="009E3F03" w:rsidRPr="00F45619">
        <w:rPr>
          <w:rFonts w:ascii="Times New Roman" w:hAnsi="Times New Roman"/>
          <w:bCs/>
          <w:szCs w:val="22"/>
        </w:rPr>
        <w:fldChar w:fldCharType="end"/>
      </w:r>
      <w:r w:rsidR="00F7164D" w:rsidRPr="00F45619">
        <w:rPr>
          <w:rFonts w:ascii="Times New Roman" w:hAnsi="Times New Roman"/>
          <w:bCs/>
          <w:szCs w:val="22"/>
        </w:rPr>
        <w:t>,</w:t>
      </w:r>
      <w:r w:rsidR="001E49F8" w:rsidRPr="00F45619">
        <w:rPr>
          <w:rFonts w:ascii="Times New Roman" w:hAnsi="Times New Roman"/>
          <w:bCs/>
          <w:szCs w:val="22"/>
        </w:rPr>
        <w:t xml:space="preserve"> </w:t>
      </w:r>
      <w:r w:rsidR="00CC7CCE" w:rsidRPr="00F45619">
        <w:rPr>
          <w:rFonts w:ascii="Times New Roman" w:hAnsi="Times New Roman"/>
          <w:bCs/>
          <w:szCs w:val="22"/>
        </w:rPr>
        <w:t xml:space="preserve">ASRN </w:t>
      </w:r>
      <w:r w:rsidR="00CC7CCE" w:rsidRPr="00F45619">
        <w:rPr>
          <w:rFonts w:ascii="Times New Roman" w:hAnsi="Times New Roman"/>
          <w:bCs/>
          <w:szCs w:val="22"/>
        </w:rPr>
        <w:fldChar w:fldCharType="begin"/>
      </w:r>
      <w:r w:rsidR="00461334" w:rsidRPr="00F45619">
        <w:rPr>
          <w:rFonts w:ascii="Times New Roman" w:hAnsi="Times New Roman"/>
          <w:bCs/>
          <w:szCs w:val="22"/>
        </w:rPr>
        <w:instrText xml:space="preserve"> ADDIN EN.CITE &lt;EndNote&gt;&lt;Cite&gt;&lt;Author&gt;Li&lt;/Author&gt;&lt;Year&gt;2022&lt;/Year&gt;&lt;RecNum&gt;52&lt;/RecNum&gt;&lt;DisplayText&gt;[49]&lt;/DisplayText&gt;&lt;record&gt;&lt;rec-number&gt;52&lt;/rec-number&gt;&lt;foreign-keys&gt;&lt;key app="EN" db-id="srxvfdd95r2023e09rp5vpah5wxe09vdzrzd" timestamp="1658754821"&gt;52&lt;/key&gt;&lt;/foreign-keys&gt;&lt;ref-type name="Journal Article"&gt;17&lt;/ref-type&gt;&lt;contributors&gt;&lt;authors&gt;&lt;author&gt;Li, Juncheng&lt;/author&gt;&lt;author&gt;Fang, Faming&lt;/author&gt;&lt;author&gt;Zeng, Tieyong&lt;/author&gt;&lt;author&gt;Zhang, Guixu&lt;/author&gt;&lt;author&gt;Wang, Xizhao&lt;/author&gt;&lt;/authors&gt;&lt;/contributors&gt;&lt;titles&gt;&lt;title&gt;Adjustable Super-Resolution Network via Deep Supervised Learning and Progressive Self-Distillation&lt;/title&gt;&lt;secondary-title&gt;Neurocomputing&lt;/secondary-title&gt;&lt;/titles&gt;&lt;periodical&gt;&lt;full-title&gt;Neurocomputing&lt;/full-title&gt;&lt;/periodical&gt;&lt;dates&gt;&lt;year&gt;2022&lt;/year&gt;&lt;/dates&gt;&lt;isbn&gt;0925-2312&lt;/isbn&gt;&lt;urls&gt;&lt;/urls&gt;&lt;/record&gt;&lt;/Cite&gt;&lt;/EndNote&gt;</w:instrText>
      </w:r>
      <w:r w:rsidR="00CC7CCE" w:rsidRPr="00F45619">
        <w:rPr>
          <w:rFonts w:ascii="Times New Roman" w:hAnsi="Times New Roman"/>
          <w:bCs/>
          <w:szCs w:val="22"/>
        </w:rPr>
        <w:fldChar w:fldCharType="separate"/>
      </w:r>
      <w:r w:rsidR="00461334" w:rsidRPr="00F45619">
        <w:rPr>
          <w:rFonts w:ascii="Times New Roman" w:hAnsi="Times New Roman"/>
          <w:bCs/>
          <w:szCs w:val="22"/>
        </w:rPr>
        <w:t>[49]</w:t>
      </w:r>
      <w:r w:rsidR="00CC7CCE" w:rsidRPr="00F45619">
        <w:rPr>
          <w:rFonts w:ascii="Times New Roman" w:hAnsi="Times New Roman"/>
          <w:bCs/>
          <w:szCs w:val="22"/>
        </w:rPr>
        <w:fldChar w:fldCharType="end"/>
      </w:r>
      <w:r w:rsidR="00CC7CCE" w:rsidRPr="00F45619">
        <w:rPr>
          <w:rFonts w:ascii="Times New Roman" w:hAnsi="Times New Roman"/>
          <w:bCs/>
          <w:szCs w:val="22"/>
        </w:rPr>
        <w:t xml:space="preserve">, IDN </w:t>
      </w:r>
      <w:r w:rsidR="00CC7CCE" w:rsidRPr="00F45619">
        <w:rPr>
          <w:rFonts w:ascii="Times New Roman" w:hAnsi="Times New Roman"/>
          <w:bCs/>
          <w:szCs w:val="22"/>
        </w:rPr>
        <w:fldChar w:fldCharType="begin"/>
      </w:r>
      <w:r w:rsidR="00376D0E" w:rsidRPr="00F45619">
        <w:rPr>
          <w:rFonts w:ascii="Times New Roman" w:hAnsi="Times New Roman"/>
          <w:bCs/>
          <w:szCs w:val="22"/>
        </w:rPr>
        <w:instrText xml:space="preserve"> ADDIN EN.CITE &lt;EndNote&gt;&lt;Cite&gt;&lt;Author&gt;Hui&lt;/Author&gt;&lt;Year&gt;2019&lt;/Year&gt;&lt;RecNum&gt;55&lt;/RecNum&gt;&lt;DisplayText&gt;[40]&lt;/DisplayText&gt;&lt;record&gt;&lt;rec-number&gt;55&lt;/rec-number&gt;&lt;foreign-keys&gt;&lt;key app="EN" db-id="srxvfdd95r2023e09rp5vpah5wxe09vdzrzd" timestamp="1658824671"&gt;55&lt;/key&gt;&lt;/foreign-keys&gt;&lt;ref-type name="Conference Proceedings"&gt;10&lt;/ref-type&gt;&lt;contributors&gt;&lt;authors&gt;&lt;author&gt;Hui, Zheng&lt;/author&gt;&lt;author&gt;Gao, Xinbo&lt;/author&gt;&lt;author&gt;Yang, Yunchu&lt;/author&gt;&lt;author&gt;Wang, Xiumei&lt;/author&gt;&lt;/authors&gt;&lt;/contributors&gt;&lt;titles&gt;&lt;title&gt;Lightweight image super-resolution with information multi-distillation network&lt;/title&gt;&lt;secondary-title&gt;Proceedings of the 27th acm international conference on multimedia&lt;/secondary-title&gt;&lt;/titles&gt;&lt;pages&gt;2024-2032&lt;/pages&gt;&lt;dates&gt;&lt;year&gt;2019&lt;/year&gt;&lt;/dates&gt;&lt;urls&gt;&lt;/urls&gt;&lt;/record&gt;&lt;/Cite&gt;&lt;/EndNote&gt;</w:instrText>
      </w:r>
      <w:r w:rsidR="00CC7CCE" w:rsidRPr="00F45619">
        <w:rPr>
          <w:rFonts w:ascii="Times New Roman" w:hAnsi="Times New Roman"/>
          <w:bCs/>
          <w:szCs w:val="22"/>
        </w:rPr>
        <w:fldChar w:fldCharType="separate"/>
      </w:r>
      <w:r w:rsidR="00376D0E" w:rsidRPr="00F45619">
        <w:rPr>
          <w:rFonts w:ascii="Times New Roman" w:hAnsi="Times New Roman"/>
          <w:bCs/>
          <w:szCs w:val="22"/>
        </w:rPr>
        <w:t>[40]</w:t>
      </w:r>
      <w:r w:rsidR="00CC7CCE" w:rsidRPr="00F45619">
        <w:rPr>
          <w:rFonts w:ascii="Times New Roman" w:hAnsi="Times New Roman"/>
          <w:bCs/>
          <w:szCs w:val="22"/>
        </w:rPr>
        <w:fldChar w:fldCharType="end"/>
      </w:r>
      <w:r w:rsidR="00CC7CCE" w:rsidRPr="00F45619">
        <w:rPr>
          <w:rFonts w:ascii="Times New Roman" w:hAnsi="Times New Roman"/>
          <w:bCs/>
          <w:szCs w:val="22"/>
        </w:rPr>
        <w:t xml:space="preserve">, SRMDNF </w:t>
      </w:r>
      <w:r w:rsidR="00CC7CCE" w:rsidRPr="00F45619">
        <w:rPr>
          <w:rFonts w:ascii="Times New Roman" w:hAnsi="Times New Roman"/>
          <w:bCs/>
          <w:szCs w:val="22"/>
        </w:rPr>
        <w:fldChar w:fldCharType="begin"/>
      </w:r>
      <w:r w:rsidR="00376D0E" w:rsidRPr="00F45619">
        <w:rPr>
          <w:rFonts w:ascii="Times New Roman" w:hAnsi="Times New Roman"/>
          <w:bCs/>
          <w:szCs w:val="22"/>
        </w:rPr>
        <w:instrText xml:space="preserve"> ADDIN EN.CITE &lt;EndNote&gt;&lt;Cite&gt;&lt;Author&gt;Zhang&lt;/Author&gt;&lt;Year&gt;2018&lt;/Year&gt;&lt;RecNum&gt;13&lt;/RecNum&gt;&lt;DisplayText&gt;[34]&lt;/DisplayText&gt;&lt;record&gt;&lt;rec-number&gt;13&lt;/rec-number&gt;&lt;foreign-keys&gt;&lt;key app="EN" db-id="srxvfdd95r2023e09rp5vpah5wxe09vdzrzd" timestamp="1658043831"&gt;13&lt;/key&gt;&lt;/foreign-keys&gt;&lt;ref-type name="Conference Proceedings"&gt;10&lt;/ref-type&gt;&lt;contributors&gt;&lt;authors&gt;&lt;author&gt;Zhang, Kai&lt;/author&gt;&lt;author&gt;Zuo, Wangmeng&lt;/author&gt;&lt;author&gt;Zhang, Lei&lt;/author&gt;&lt;/authors&gt;&lt;/contributors&gt;&lt;titles&gt;&lt;title&gt;Learning a single convolutional super-resolution network for multiple degradations&lt;/title&gt;&lt;secondary-title&gt;Proceedings of the IEEE conference on computer vision and pattern recognition&lt;/secondary-title&gt;&lt;/titles&gt;&lt;pages&gt;3262-3271&lt;/pages&gt;&lt;dates&gt;&lt;year&gt;2018&lt;/year&gt;&lt;/dates&gt;&lt;urls&gt;&lt;/urls&gt;&lt;/record&gt;&lt;/Cite&gt;&lt;/EndNote&gt;</w:instrText>
      </w:r>
      <w:r w:rsidR="00CC7CCE" w:rsidRPr="00F45619">
        <w:rPr>
          <w:rFonts w:ascii="Times New Roman" w:hAnsi="Times New Roman"/>
          <w:bCs/>
          <w:szCs w:val="22"/>
        </w:rPr>
        <w:fldChar w:fldCharType="separate"/>
      </w:r>
      <w:r w:rsidR="00376D0E" w:rsidRPr="00F45619">
        <w:rPr>
          <w:rFonts w:ascii="Times New Roman" w:hAnsi="Times New Roman"/>
          <w:bCs/>
          <w:szCs w:val="22"/>
        </w:rPr>
        <w:t>[34]</w:t>
      </w:r>
      <w:r w:rsidR="00CC7CCE" w:rsidRPr="00F45619">
        <w:rPr>
          <w:rFonts w:ascii="Times New Roman" w:hAnsi="Times New Roman"/>
          <w:bCs/>
          <w:szCs w:val="22"/>
        </w:rPr>
        <w:fldChar w:fldCharType="end"/>
      </w:r>
      <w:r w:rsidR="00CC7CCE" w:rsidRPr="00F45619">
        <w:rPr>
          <w:rFonts w:ascii="Times New Roman" w:hAnsi="Times New Roman"/>
          <w:bCs/>
          <w:szCs w:val="22"/>
        </w:rPr>
        <w:t xml:space="preserve">, MFEN_S </w:t>
      </w:r>
      <w:r w:rsidR="00CC7CCE" w:rsidRPr="00F45619">
        <w:rPr>
          <w:rFonts w:ascii="Times New Roman" w:hAnsi="Times New Roman"/>
          <w:bCs/>
          <w:szCs w:val="22"/>
        </w:rPr>
        <w:fldChar w:fldCharType="begin"/>
      </w:r>
      <w:r w:rsidR="00461334" w:rsidRPr="00F45619">
        <w:rPr>
          <w:rFonts w:ascii="Times New Roman" w:hAnsi="Times New Roman"/>
          <w:bCs/>
          <w:szCs w:val="22"/>
        </w:rPr>
        <w:instrText xml:space="preserve"> ADDIN EN.CITE &lt;EndNote&gt;&lt;Cite&gt;&lt;Author&gt;Xiao&lt;/Author&gt;&lt;Year&gt;2022&lt;/Year&gt;&lt;RecNum&gt;50&lt;/RecNum&gt;&lt;DisplayText&gt;[47]&lt;/DisplayText&gt;&lt;record&gt;&lt;rec-number&gt;50&lt;/rec-number&gt;&lt;foreign-keys&gt;&lt;key app="EN" db-id="srxvfdd95r2023e09rp5vpah5wxe09vdzrzd" timestamp="1658751137"&gt;50&lt;/key&gt;&lt;/foreign-keys&gt;&lt;ref-type name="Journal Article"&gt;17&lt;/ref-type&gt;&lt;contributors&gt;&lt;authors&gt;&lt;author&gt;Xiao, Hang&lt;/author&gt;&lt;author&gt;Qin, Jiayi&lt;/author&gt;&lt;author&gt;Jeon, Seunggil&lt;/author&gt;&lt;author&gt;Yan, Binyu&lt;/author&gt;&lt;author&gt;Yang, Xiaomin&lt;/author&gt;&lt;/authors&gt;&lt;/contributors&gt;&lt;titles&gt;&lt;title&gt;MFEN: Lightweight multi-scale feature extraction super-resolution network in embedded system&lt;/title&gt;&lt;secondary-title&gt;Microprocessors and Microsystems&lt;/secondary-title&gt;&lt;/titles&gt;&lt;periodical&gt;&lt;full-title&gt;Microprocessors and Microsystems&lt;/full-title&gt;&lt;/periodical&gt;&lt;pages&gt;104568&lt;/pages&gt;&lt;dates&gt;&lt;year&gt;2022&lt;/year&gt;&lt;/dates&gt;&lt;isbn&gt;0141-9331&lt;/isbn&gt;&lt;urls&gt;&lt;/urls&gt;&lt;/record&gt;&lt;/Cite&gt;&lt;/EndNote&gt;</w:instrText>
      </w:r>
      <w:r w:rsidR="00CC7CCE" w:rsidRPr="00F45619">
        <w:rPr>
          <w:rFonts w:ascii="Times New Roman" w:hAnsi="Times New Roman"/>
          <w:bCs/>
          <w:szCs w:val="22"/>
        </w:rPr>
        <w:fldChar w:fldCharType="separate"/>
      </w:r>
      <w:r w:rsidR="00461334" w:rsidRPr="00F45619">
        <w:rPr>
          <w:rFonts w:ascii="Times New Roman" w:hAnsi="Times New Roman"/>
          <w:bCs/>
          <w:szCs w:val="22"/>
        </w:rPr>
        <w:t>[47]</w:t>
      </w:r>
      <w:r w:rsidR="00CC7CCE" w:rsidRPr="00F45619">
        <w:rPr>
          <w:rFonts w:ascii="Times New Roman" w:hAnsi="Times New Roman"/>
          <w:bCs/>
          <w:szCs w:val="22"/>
        </w:rPr>
        <w:fldChar w:fldCharType="end"/>
      </w:r>
      <w:r w:rsidR="00CC7CCE" w:rsidRPr="00F45619">
        <w:rPr>
          <w:rFonts w:ascii="Times New Roman" w:hAnsi="Times New Roman"/>
          <w:bCs/>
          <w:szCs w:val="22"/>
        </w:rPr>
        <w:t xml:space="preserve">, CARN </w:t>
      </w:r>
      <w:r w:rsidR="00CC7CCE" w:rsidRPr="00F45619">
        <w:rPr>
          <w:rFonts w:ascii="Times New Roman" w:hAnsi="Times New Roman"/>
          <w:bCs/>
          <w:szCs w:val="22"/>
        </w:rPr>
        <w:fldChar w:fldCharType="begin"/>
      </w:r>
      <w:r w:rsidR="00376D0E" w:rsidRPr="00F45619">
        <w:rPr>
          <w:rFonts w:ascii="Times New Roman" w:hAnsi="Times New Roman"/>
          <w:bCs/>
          <w:szCs w:val="22"/>
        </w:rPr>
        <w:instrText xml:space="preserve"> ADDIN EN.CITE &lt;EndNote&gt;&lt;Cite&gt;&lt;Author&gt;Ahn&lt;/Author&gt;&lt;Year&gt;2018&lt;/Year&gt;&lt;RecNum&gt;10&lt;/RecNum&gt;&lt;DisplayText&gt;[32]&lt;/DisplayText&gt;&lt;record&gt;&lt;rec-number&gt;10&lt;/rec-number&gt;&lt;foreign-keys&gt;&lt;key app="EN" db-id="srxvfdd95r2023e09rp5vpah5wxe09vdzrzd" timestamp="1658036638"&gt;10&lt;/key&gt;&lt;/foreign-keys&gt;&lt;ref-type name="Conference Proceedings"&gt;10&lt;/ref-type&gt;&lt;contributors&gt;&lt;authors&gt;&lt;author&gt;Ahn, Namhyuk&lt;/author&gt;&lt;author&gt;Kang, Byungkon&lt;/author&gt;&lt;author&gt;Sohn, Kyung-Ah&lt;/author&gt;&lt;/authors&gt;&lt;/contributors&gt;&lt;titles&gt;&lt;title&gt;Fast, accurate, and lightweight super-resolution with cascading residual network&lt;/title&gt;&lt;secondary-title&gt;Proceedings of the European conference on computer vision (ECCV)&lt;/secondary-title&gt;&lt;/titles&gt;&lt;pages&gt;252-268&lt;/pages&gt;&lt;dates&gt;&lt;year&gt;2018&lt;/year&gt;&lt;/dates&gt;&lt;urls&gt;&lt;/urls&gt;&lt;/record&gt;&lt;/Cite&gt;&lt;/EndNote&gt;</w:instrText>
      </w:r>
      <w:r w:rsidR="00CC7CCE" w:rsidRPr="00F45619">
        <w:rPr>
          <w:rFonts w:ascii="Times New Roman" w:hAnsi="Times New Roman"/>
          <w:bCs/>
          <w:szCs w:val="22"/>
        </w:rPr>
        <w:fldChar w:fldCharType="separate"/>
      </w:r>
      <w:r w:rsidR="00376D0E" w:rsidRPr="00F45619">
        <w:rPr>
          <w:rFonts w:ascii="Times New Roman" w:hAnsi="Times New Roman"/>
          <w:bCs/>
          <w:szCs w:val="22"/>
        </w:rPr>
        <w:t>[32]</w:t>
      </w:r>
      <w:r w:rsidR="00CC7CCE" w:rsidRPr="00F45619">
        <w:rPr>
          <w:rFonts w:ascii="Times New Roman" w:hAnsi="Times New Roman"/>
          <w:bCs/>
          <w:szCs w:val="22"/>
        </w:rPr>
        <w:fldChar w:fldCharType="end"/>
      </w:r>
      <w:r w:rsidR="00CC7CCE" w:rsidRPr="00F45619">
        <w:rPr>
          <w:rFonts w:ascii="Times New Roman" w:hAnsi="Times New Roman"/>
          <w:bCs/>
          <w:szCs w:val="22"/>
        </w:rPr>
        <w:t xml:space="preserve">, and IMDN </w:t>
      </w:r>
      <w:r w:rsidR="00CC7CCE" w:rsidRPr="00F45619">
        <w:rPr>
          <w:rFonts w:ascii="Times New Roman" w:hAnsi="Times New Roman"/>
          <w:bCs/>
          <w:szCs w:val="22"/>
        </w:rPr>
        <w:fldChar w:fldCharType="begin"/>
      </w:r>
      <w:r w:rsidR="00376D0E" w:rsidRPr="00F45619">
        <w:rPr>
          <w:rFonts w:ascii="Times New Roman" w:hAnsi="Times New Roman"/>
          <w:bCs/>
          <w:szCs w:val="22"/>
        </w:rPr>
        <w:instrText xml:space="preserve"> ADDIN EN.CITE &lt;EndNote&gt;&lt;Cite&gt;&lt;Author&gt;Hui&lt;/Author&gt;&lt;Year&gt;2019&lt;/Year&gt;&lt;RecNum&gt;8&lt;/RecNum&gt;&lt;DisplayText&gt;[40]&lt;/DisplayText&gt;&lt;record&gt;&lt;rec-number&gt;8&lt;/rec-number&gt;&lt;foreign-keys&gt;&lt;key app="EN" db-id="srxvfdd95r2023e09rp5vpah5wxe09vdzrzd" timestamp="1658035122"&gt;8&lt;/key&gt;&lt;/foreign-keys&gt;&lt;ref-type name="Conference Proceedings"&gt;10&lt;/ref-type&gt;&lt;contributors&gt;&lt;authors&gt;&lt;author&gt;Hui, Zheng&lt;/author&gt;&lt;author&gt;Gao, Xinbo&lt;/author&gt;&lt;author&gt;Yang, Yunchu&lt;/author&gt;&lt;author&gt;Wang, Xiumei&lt;/author&gt;&lt;/authors&gt;&lt;/contributors&gt;&lt;titles&gt;&lt;title&gt;Lightweight image super-resolution with information multi-distillation network&lt;/title&gt;&lt;secondary-title&gt;Proceedings of the 27th acm international conference on multimedia&lt;/secondary-title&gt;&lt;/titles&gt;&lt;pages&gt;2024-2032&lt;/pages&gt;&lt;dates&gt;&lt;year&gt;2019&lt;/year&gt;&lt;/dates&gt;&lt;urls&gt;&lt;/urls&gt;&lt;/record&gt;&lt;/Cite&gt;&lt;/EndNote&gt;</w:instrText>
      </w:r>
      <w:r w:rsidR="00CC7CCE" w:rsidRPr="00F45619">
        <w:rPr>
          <w:rFonts w:ascii="Times New Roman" w:hAnsi="Times New Roman"/>
          <w:bCs/>
          <w:szCs w:val="22"/>
        </w:rPr>
        <w:fldChar w:fldCharType="separate"/>
      </w:r>
      <w:r w:rsidR="00376D0E" w:rsidRPr="00F45619">
        <w:rPr>
          <w:rFonts w:ascii="Times New Roman" w:hAnsi="Times New Roman"/>
          <w:bCs/>
          <w:szCs w:val="22"/>
        </w:rPr>
        <w:t>[40]</w:t>
      </w:r>
      <w:r w:rsidR="00CC7CCE" w:rsidRPr="00F45619">
        <w:rPr>
          <w:rFonts w:ascii="Times New Roman" w:hAnsi="Times New Roman"/>
          <w:bCs/>
          <w:szCs w:val="22"/>
        </w:rPr>
        <w:fldChar w:fldCharType="end"/>
      </w:r>
      <w:r w:rsidR="00CC7CCE" w:rsidRPr="00F45619">
        <w:rPr>
          <w:rFonts w:ascii="Times New Roman" w:hAnsi="Times New Roman"/>
          <w:bCs/>
          <w:szCs w:val="22"/>
        </w:rPr>
        <w:t xml:space="preserve">. </w:t>
      </w:r>
      <w:r w:rsidR="00EE21BD" w:rsidRPr="00F45619">
        <w:rPr>
          <w:rFonts w:ascii="Times New Roman" w:hAnsi="Times New Roman"/>
          <w:bCs/>
          <w:szCs w:val="22"/>
        </w:rPr>
        <w:t xml:space="preserve">Table 1 summarizes quantitative results on the five </w:t>
      </w:r>
      <w:r w:rsidR="00260490" w:rsidRPr="00F45619">
        <w:rPr>
          <w:rFonts w:ascii="Times New Roman" w:hAnsi="Times New Roman"/>
          <w:bCs/>
          <w:szCs w:val="22"/>
        </w:rPr>
        <w:t xml:space="preserve">benchmark </w:t>
      </w:r>
      <w:r w:rsidR="00EE21BD" w:rsidRPr="00F45619">
        <w:rPr>
          <w:rFonts w:ascii="Times New Roman" w:hAnsi="Times New Roman"/>
          <w:bCs/>
          <w:szCs w:val="22"/>
        </w:rPr>
        <w:t>testing datasets.</w:t>
      </w:r>
      <w:r w:rsidR="004B4265" w:rsidRPr="00F45619">
        <w:rPr>
          <w:rFonts w:ascii="Times New Roman" w:hAnsi="Times New Roman"/>
          <w:bCs/>
          <w:szCs w:val="22"/>
        </w:rPr>
        <w:t xml:space="preserve"> </w:t>
      </w:r>
    </w:p>
    <w:p w14:paraId="049E90BD" w14:textId="3BCE3E97" w:rsidR="008362C5" w:rsidRDefault="008362C5" w:rsidP="008362C5">
      <w:pPr>
        <w:pStyle w:val="MDPI41tablecaption"/>
        <w:ind w:left="0"/>
        <w:rPr>
          <w:rFonts w:ascii="Times New Roman" w:hAnsi="Times New Roman"/>
        </w:rPr>
      </w:pPr>
      <w:r w:rsidRPr="00CC7CCE">
        <w:rPr>
          <w:rFonts w:ascii="Times New Roman" w:hAnsi="Times New Roman"/>
          <w:bCs/>
          <w:snapToGrid w:val="0"/>
          <w:sz w:val="20"/>
        </w:rPr>
        <w:t xml:space="preserve">Table 1. Presents the quantitative assessment of </w:t>
      </w:r>
      <w:r w:rsidR="00481A48" w:rsidRPr="00CC7CCE">
        <w:rPr>
          <w:rFonts w:ascii="Times New Roman" w:hAnsi="Times New Roman"/>
          <w:bCs/>
          <w:snapToGrid w:val="0"/>
          <w:sz w:val="20"/>
        </w:rPr>
        <w:t xml:space="preserve">image </w:t>
      </w:r>
      <w:r w:rsidRPr="00CC7CCE">
        <w:rPr>
          <w:rFonts w:ascii="Times New Roman" w:hAnsi="Times New Roman"/>
          <w:bCs/>
          <w:snapToGrid w:val="0"/>
          <w:sz w:val="20"/>
        </w:rPr>
        <w:t xml:space="preserve">SR methods with our </w:t>
      </w:r>
      <w:r w:rsidR="00C22973" w:rsidRPr="00CC7CCE">
        <w:rPr>
          <w:rFonts w:ascii="Times New Roman" w:hAnsi="Times New Roman"/>
          <w:bCs/>
          <w:snapToGrid w:val="0"/>
          <w:sz w:val="20"/>
        </w:rPr>
        <w:t>SENext.</w:t>
      </w:r>
      <w:r w:rsidR="00481A48" w:rsidRPr="00CC7CCE">
        <w:rPr>
          <w:rFonts w:ascii="Times New Roman" w:hAnsi="Times New Roman"/>
          <w:bCs/>
          <w:snapToGrid w:val="0"/>
          <w:sz w:val="20"/>
        </w:rPr>
        <w:t xml:space="preserve"> The reported </w:t>
      </w:r>
      <w:r w:rsidR="00C22973" w:rsidRPr="00CC7CCE">
        <w:rPr>
          <w:rFonts w:ascii="Times New Roman" w:hAnsi="Times New Roman"/>
          <w:bCs/>
          <w:snapToGrid w:val="0"/>
          <w:sz w:val="20"/>
        </w:rPr>
        <w:t>quantitative</w:t>
      </w:r>
      <w:r w:rsidR="00481A48">
        <w:rPr>
          <w:rFonts w:ascii="Times New Roman" w:hAnsi="Times New Roman"/>
        </w:rPr>
        <w:t xml:space="preserve"> </w:t>
      </w:r>
      <w:r w:rsidRPr="009752DF">
        <w:rPr>
          <w:rFonts w:ascii="Times New Roman" w:hAnsi="Times New Roman"/>
        </w:rPr>
        <w:t xml:space="preserve">results </w:t>
      </w:r>
      <w:r w:rsidR="006D73AB">
        <w:rPr>
          <w:rFonts w:ascii="Times New Roman" w:hAnsi="Times New Roman"/>
        </w:rPr>
        <w:t xml:space="preserve">of </w:t>
      </w:r>
      <w:r w:rsidR="003C45BE">
        <w:rPr>
          <w:rFonts w:ascii="Times New Roman" w:hAnsi="Times New Roman"/>
        </w:rPr>
        <w:t>average values</w:t>
      </w:r>
      <w:r w:rsidRPr="009752DF">
        <w:rPr>
          <w:rFonts w:ascii="Times New Roman" w:hAnsi="Times New Roman"/>
        </w:rPr>
        <w:t xml:space="preserve"> of PSNR</w:t>
      </w:r>
      <w:r w:rsidR="006D73AB">
        <w:rPr>
          <w:rFonts w:ascii="Times New Roman" w:hAnsi="Times New Roman"/>
        </w:rPr>
        <w:t>/</w:t>
      </w:r>
      <w:r w:rsidRPr="009752DF">
        <w:rPr>
          <w:rFonts w:ascii="Times New Roman" w:hAnsi="Times New Roman"/>
        </w:rPr>
        <w:t xml:space="preserve">SSIM with </w:t>
      </w:r>
      <w:r w:rsidR="006D73AB">
        <w:rPr>
          <w:rFonts w:ascii="Times New Roman" w:hAnsi="Times New Roman"/>
        </w:rPr>
        <w:t>upscale f</w:t>
      </w:r>
      <w:r w:rsidRPr="009752DF">
        <w:rPr>
          <w:rFonts w:ascii="Times New Roman" w:hAnsi="Times New Roman"/>
        </w:rPr>
        <w:t xml:space="preserve">actors 2×, </w:t>
      </w:r>
      <w:r>
        <w:rPr>
          <w:rFonts w:ascii="Times New Roman" w:hAnsi="Times New Roman"/>
        </w:rPr>
        <w:t>3</w:t>
      </w:r>
      <w:r w:rsidRPr="009752DF">
        <w:rPr>
          <w:rFonts w:ascii="Times New Roman" w:hAnsi="Times New Roman"/>
        </w:rPr>
        <w:t>×</w:t>
      </w:r>
      <w:r>
        <w:rPr>
          <w:rFonts w:ascii="Times New Roman" w:hAnsi="Times New Roman"/>
        </w:rPr>
        <w:t xml:space="preserve">, </w:t>
      </w:r>
      <w:r w:rsidRPr="009752DF">
        <w:rPr>
          <w:rFonts w:ascii="Times New Roman" w:hAnsi="Times New Roman"/>
        </w:rPr>
        <w:t xml:space="preserve">4×, and 8×. </w:t>
      </w:r>
      <w:r w:rsidR="00803981">
        <w:rPr>
          <w:rFonts w:ascii="Times New Roman" w:hAnsi="Times New Roman"/>
        </w:rPr>
        <w:t>Red color with b</w:t>
      </w:r>
      <w:r w:rsidRPr="009752DF">
        <w:rPr>
          <w:rFonts w:ascii="Times New Roman" w:hAnsi="Times New Roman"/>
        </w:rPr>
        <w:t xml:space="preserve">old </w:t>
      </w:r>
      <w:r w:rsidR="00D4530A">
        <w:rPr>
          <w:rFonts w:ascii="Times New Roman" w:hAnsi="Times New Roman"/>
        </w:rPr>
        <w:t xml:space="preserve">quantitative values </w:t>
      </w:r>
      <w:r w:rsidR="00C22973">
        <w:rPr>
          <w:rFonts w:ascii="Times New Roman" w:hAnsi="Times New Roman"/>
        </w:rPr>
        <w:t>is</w:t>
      </w:r>
      <w:r w:rsidR="00D4530A">
        <w:rPr>
          <w:rFonts w:ascii="Times New Roman" w:hAnsi="Times New Roman"/>
        </w:rPr>
        <w:t xml:space="preserve"> </w:t>
      </w:r>
      <w:r w:rsidR="00C22973">
        <w:rPr>
          <w:rFonts w:ascii="Times New Roman" w:hAnsi="Times New Roman"/>
        </w:rPr>
        <w:t xml:space="preserve">recorded </w:t>
      </w:r>
      <w:r w:rsidR="00803981">
        <w:rPr>
          <w:rFonts w:ascii="Times New Roman" w:hAnsi="Times New Roman"/>
        </w:rPr>
        <w:t xml:space="preserve">as a </w:t>
      </w:r>
      <w:r w:rsidR="00562AA9" w:rsidRPr="009752DF">
        <w:rPr>
          <w:rFonts w:ascii="Times New Roman" w:hAnsi="Times New Roman"/>
        </w:rPr>
        <w:t>best value</w:t>
      </w:r>
      <w:r w:rsidRPr="009752DF">
        <w:rPr>
          <w:rFonts w:ascii="Times New Roman" w:hAnsi="Times New Roman"/>
        </w:rPr>
        <w:t xml:space="preserve">. The </w:t>
      </w:r>
      <w:r w:rsidR="00803981">
        <w:rPr>
          <w:rFonts w:ascii="Times New Roman" w:hAnsi="Times New Roman"/>
        </w:rPr>
        <w:t xml:space="preserve">blue color with </w:t>
      </w:r>
      <w:r w:rsidRPr="009752DF">
        <w:rPr>
          <w:rFonts w:ascii="Times New Roman" w:hAnsi="Times New Roman"/>
        </w:rPr>
        <w:t xml:space="preserve">underlined </w:t>
      </w:r>
      <w:r w:rsidR="00803981">
        <w:rPr>
          <w:rFonts w:ascii="Times New Roman" w:hAnsi="Times New Roman"/>
        </w:rPr>
        <w:t xml:space="preserve">quantitative </w:t>
      </w:r>
      <w:r w:rsidR="00286F80">
        <w:rPr>
          <w:rFonts w:ascii="Times New Roman" w:hAnsi="Times New Roman"/>
        </w:rPr>
        <w:t xml:space="preserve">values </w:t>
      </w:r>
      <w:r w:rsidR="003C1232">
        <w:rPr>
          <w:rFonts w:ascii="Times New Roman" w:hAnsi="Times New Roman"/>
        </w:rPr>
        <w:t>is</w:t>
      </w:r>
      <w:r w:rsidR="00286F80">
        <w:rPr>
          <w:rFonts w:ascii="Times New Roman" w:hAnsi="Times New Roman"/>
        </w:rPr>
        <w:t xml:space="preserve"> indicated as </w:t>
      </w:r>
      <w:r w:rsidR="003C45BE">
        <w:rPr>
          <w:rFonts w:ascii="Times New Roman" w:hAnsi="Times New Roman"/>
        </w:rPr>
        <w:t>the</w:t>
      </w:r>
      <w:r w:rsidR="00583B3F">
        <w:rPr>
          <w:rFonts w:ascii="Times New Roman" w:hAnsi="Times New Roman"/>
        </w:rPr>
        <w:t xml:space="preserve"> 2</w:t>
      </w:r>
      <w:r w:rsidR="00583B3F" w:rsidRPr="00583B3F">
        <w:rPr>
          <w:rFonts w:ascii="Times New Roman" w:hAnsi="Times New Roman"/>
          <w:vertAlign w:val="superscript"/>
        </w:rPr>
        <w:t>nd</w:t>
      </w:r>
      <w:r w:rsidR="00583B3F">
        <w:rPr>
          <w:rFonts w:ascii="Times New Roman" w:hAnsi="Times New Roman"/>
        </w:rPr>
        <w:t xml:space="preserve"> best </w:t>
      </w:r>
      <w:r w:rsidR="00562AA9" w:rsidRPr="009752DF">
        <w:rPr>
          <w:rFonts w:ascii="Times New Roman" w:hAnsi="Times New Roman"/>
        </w:rPr>
        <w:t>value</w:t>
      </w:r>
      <w:r w:rsidRPr="009752DF">
        <w:rPr>
          <w:rFonts w:ascii="Times New Roman" w:hAnsi="Times New Roman"/>
        </w:rPr>
        <w:t>.</w:t>
      </w:r>
    </w:p>
    <w:tbl>
      <w:tblPr>
        <w:tblW w:w="11322" w:type="dxa"/>
        <w:jc w:val="center"/>
        <w:tblBorders>
          <w:top w:val="single" w:sz="8" w:space="0" w:color="auto"/>
          <w:bottom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0"/>
        <w:gridCol w:w="630"/>
        <w:gridCol w:w="906"/>
        <w:gridCol w:w="1376"/>
        <w:gridCol w:w="1376"/>
        <w:gridCol w:w="1376"/>
        <w:gridCol w:w="1376"/>
        <w:gridCol w:w="1376"/>
        <w:gridCol w:w="1376"/>
      </w:tblGrid>
      <w:tr w:rsidR="00885A6E" w:rsidRPr="009752DF" w14:paraId="5EBC7E98" w14:textId="27FB9755" w:rsidTr="00885A6E">
        <w:trPr>
          <w:jc w:val="center"/>
        </w:trPr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26C7D5" w14:textId="77777777" w:rsidR="00885A6E" w:rsidRPr="0009068F" w:rsidRDefault="00885A6E" w:rsidP="006E42D2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bookmarkStart w:id="17" w:name="_Hlk36034072"/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Method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05C866B" w14:textId="77777777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Factor</w:t>
            </w:r>
          </w:p>
        </w:tc>
        <w:tc>
          <w:tcPr>
            <w:tcW w:w="90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89DA34C" w14:textId="3DF4168A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≠Params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F"/>
            </w:r>
          </w:p>
        </w:tc>
        <w:tc>
          <w:tcPr>
            <w:tcW w:w="1376" w:type="dxa"/>
            <w:tcBorders>
              <w:bottom w:val="single" w:sz="4" w:space="0" w:color="auto"/>
            </w:tcBorders>
          </w:tcPr>
          <w:p w14:paraId="228E532F" w14:textId="4DFB91B6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 xml:space="preserve">Set5 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begin"/>
            </w:r>
            <w:r w:rsidR="00B83D06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instrText xml:space="preserve"> ADDIN EN.CITE &lt;EndNote&gt;&lt;Cite&gt;&lt;Author&gt;Bevilacqua&lt;/Author&gt;&lt;Year&gt;2012&lt;/Year&gt;&lt;RecNum&gt;3&lt;/RecNum&gt;&lt;DisplayText&gt;[60]&lt;/DisplayText&gt;&lt;record&gt;&lt;rec-number&gt;3&lt;/rec-number&gt;&lt;foreign-keys&gt;&lt;key app="EN" db-id="srxvfdd95r2023e09rp5vpah5wxe09vdzrzd" timestamp="1657255627"&gt;3&lt;/key&gt;&lt;/foreign-keys&gt;&lt;ref-type name="Journal Article"&gt;17&lt;/ref-type&gt;&lt;contributors&gt;&lt;authors&gt;&lt;author&gt;Bevilacqua, Marco&lt;/author&gt;&lt;author&gt;Roumy, Aline&lt;/author&gt;&lt;author&gt;Guillemot, Christine&lt;/author&gt;&lt;author&gt;Alberi-Morel, Marie Line&lt;/author&gt;&lt;/authors&gt;&lt;/contributors&gt;&lt;titles&gt;&lt;title&gt;Low-complexity single-image super-resolution based on nonnegative neighbor embedding&lt;/title&gt;&lt;/titles&gt;&lt;dates&gt;&lt;year&gt;2012&lt;/year&gt;&lt;/dates&gt;&lt;isbn&gt;1901725464&lt;/isbn&gt;&lt;urls&gt;&lt;/urls&gt;&lt;/record&gt;&lt;/Cite&gt;&lt;/EndNote&gt;</w:instrTex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separate"/>
            </w:r>
            <w:r w:rsidR="00B83D06">
              <w:rPr>
                <w:rFonts w:ascii="Times New Roman" w:hAnsi="Times New Roman"/>
                <w:b/>
                <w:noProof/>
                <w:color w:val="auto"/>
                <w:sz w:val="14"/>
                <w:szCs w:val="14"/>
              </w:rPr>
              <w:t>[60]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end"/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 xml:space="preserve"> </w:t>
            </w:r>
          </w:p>
          <w:p w14:paraId="4919EADF" w14:textId="608074B5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PSNR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/SSIM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</w:p>
        </w:tc>
        <w:tc>
          <w:tcPr>
            <w:tcW w:w="1376" w:type="dxa"/>
            <w:tcBorders>
              <w:bottom w:val="single" w:sz="4" w:space="0" w:color="auto"/>
            </w:tcBorders>
          </w:tcPr>
          <w:p w14:paraId="02543AB7" w14:textId="647DD440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 xml:space="preserve">Set14 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begin"/>
            </w:r>
            <w:r w:rsidR="00B83D06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instrText xml:space="preserve"> ADDIN EN.CITE &lt;EndNote&gt;&lt;Cite&gt;&lt;Author&gt;Zeyde&lt;/Author&gt;&lt;Year&gt;2010&lt;/Year&gt;&lt;RecNum&gt;2&lt;/RecNum&gt;&lt;DisplayText&gt;[61]&lt;/DisplayText&gt;&lt;record&gt;&lt;rec-number&gt;2&lt;/rec-number&gt;&lt;foreign-keys&gt;&lt;key app="EN" db-id="srxvfdd95r2023e09rp5vpah5wxe09vdzrzd" timestamp="1657255363"&gt;2&lt;/key&gt;&lt;/foreign-keys&gt;&lt;ref-type name="Conference Proceedings"&gt;10&lt;/ref-type&gt;&lt;contributors&gt;&lt;authors&gt;&lt;author&gt;Zeyde, Roman&lt;/author&gt;&lt;author&gt;Elad, Michael&lt;/author&gt;&lt;author&gt;Protter, Matan&lt;/author&gt;&lt;/authors&gt;&lt;/contributors&gt;&lt;titles&gt;&lt;title&gt;On single image scale-up using sparse-representations&lt;/title&gt;&lt;secondary-title&gt;International conference on curves and surfaces&lt;/secondary-title&gt;&lt;/titles&gt;&lt;pages&gt;711-730&lt;/pages&gt;&lt;dates&gt;&lt;year&gt;2010&lt;/year&gt;&lt;/dates&gt;&lt;publisher&gt;Springer&lt;/publisher&gt;&lt;urls&gt;&lt;/urls&gt;&lt;/record&gt;&lt;/Cite&gt;&lt;/EndNote&gt;</w:instrTex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separate"/>
            </w:r>
            <w:r w:rsidR="00B83D06">
              <w:rPr>
                <w:rFonts w:ascii="Times New Roman" w:hAnsi="Times New Roman"/>
                <w:b/>
                <w:noProof/>
                <w:color w:val="auto"/>
                <w:sz w:val="14"/>
                <w:szCs w:val="14"/>
              </w:rPr>
              <w:t>[61]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end"/>
            </w:r>
          </w:p>
          <w:p w14:paraId="745D3FD1" w14:textId="639639A9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PSNR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/SSIM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</w:p>
        </w:tc>
        <w:tc>
          <w:tcPr>
            <w:tcW w:w="1376" w:type="dxa"/>
            <w:tcBorders>
              <w:bottom w:val="single" w:sz="4" w:space="0" w:color="auto"/>
            </w:tcBorders>
          </w:tcPr>
          <w:p w14:paraId="38661DC1" w14:textId="36876FC7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 xml:space="preserve">BSDS100 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begin"/>
            </w:r>
            <w:r w:rsidR="00B83D06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instrText xml:space="preserve"> ADDIN EN.CITE &lt;EndNote&gt;&lt;Cite&gt;&lt;Author&gt;Arbelaez&lt;/Author&gt;&lt;Year&gt;2010&lt;/Year&gt;&lt;RecNum&gt;5&lt;/RecNum&gt;&lt;DisplayText&gt;[58]&lt;/DisplayText&gt;&lt;record&gt;&lt;rec-number&gt;5&lt;/rec-number&gt;&lt;foreign-keys&gt;&lt;key app="EN" db-id="srxvfdd95r2023e09rp5vpah5wxe09vdzrzd" timestamp="1657255727"&gt;5&lt;/key&gt;&lt;/foreign-keys&gt;&lt;ref-type name="Journal Article"&gt;17&lt;/ref-type&gt;&lt;contributors&gt;&lt;authors&gt;&lt;author&gt;Arbelaez, Pablo&lt;/author&gt;&lt;author&gt;Maire, Michael&lt;/author&gt;&lt;author&gt;Fowlkes, Charless&lt;/author&gt;&lt;author&gt;Malik, Jitendra&lt;/author&gt;&lt;/authors&gt;&lt;/contributors&gt;&lt;titles&gt;&lt;title&gt;Contour detection and hierarchical image segmentation&lt;/title&gt;&lt;secondary-title&gt;IEEE transactions on pattern analysis and machine intelligence&lt;/secondary-title&gt;&lt;/titles&gt;&lt;periodical&gt;&lt;full-title&gt;IEEE transactions on pattern analysis and machine intelligence&lt;/full-title&gt;&lt;/periodical&gt;&lt;pages&gt;898-916&lt;/pages&gt;&lt;volume&gt;33&lt;/volume&gt;&lt;number&gt;5&lt;/number&gt;&lt;dates&gt;&lt;year&gt;2010&lt;/year&gt;&lt;/dates&gt;&lt;isbn&gt;0162-8828&lt;/isbn&gt;&lt;urls&gt;&lt;/urls&gt;&lt;/record&gt;&lt;/Cite&gt;&lt;/EndNote&gt;</w:instrTex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separate"/>
            </w:r>
            <w:r w:rsidR="00B83D06">
              <w:rPr>
                <w:rFonts w:ascii="Times New Roman" w:hAnsi="Times New Roman"/>
                <w:b/>
                <w:noProof/>
                <w:color w:val="auto"/>
                <w:sz w:val="14"/>
                <w:szCs w:val="14"/>
              </w:rPr>
              <w:t>[58]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end"/>
            </w:r>
          </w:p>
          <w:p w14:paraId="40904403" w14:textId="4BB0240C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PSNR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/SSIM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</w:p>
        </w:tc>
        <w:tc>
          <w:tcPr>
            <w:tcW w:w="1376" w:type="dxa"/>
            <w:tcBorders>
              <w:bottom w:val="single" w:sz="4" w:space="0" w:color="auto"/>
            </w:tcBorders>
          </w:tcPr>
          <w:p w14:paraId="798E0B31" w14:textId="0A4FCAC9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 xml:space="preserve">Urban100 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begin"/>
            </w:r>
            <w:r w:rsidR="007959C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instrText xml:space="preserve"> ADDIN EN.CITE &lt;EndNote&gt;&lt;Cite&gt;&lt;Author&gt;Huang&lt;/Author&gt;&lt;Year&gt;2015&lt;/Year&gt;&lt;RecNum&gt;6&lt;/RecNum&gt;&lt;DisplayText&gt;[62]&lt;/DisplayText&gt;&lt;record&gt;&lt;rec-number&gt;6&lt;/rec-number&gt;&lt;foreign-keys&gt;&lt;key app="EN" db-id="srxvfdd95r2023e09rp5vpah5wxe09vdzrzd" timestamp="1657255780"&gt;6&lt;/key&gt;&lt;/foreign-keys&gt;&lt;ref-type name="Conference Proceedings"&gt;10&lt;/ref-type&gt;&lt;contributors&gt;&lt;authors&gt;&lt;author&gt;Huang, Jia-Bin&lt;/author&gt;&lt;author&gt;Singh, Abhishek&lt;/author&gt;&lt;author&gt;Ahuja, Narendra&lt;/author&gt;&lt;/authors&gt;&lt;/contributors&gt;&lt;titles&gt;&lt;title&gt;Single image super-resolution from transformed self-exemplars&lt;/title&gt;&lt;secondary-title&gt;Proceedings of the IEEE conference on computer vision and pattern recognition&lt;/secondary-title&gt;&lt;/titles&gt;&lt;pages&gt;5197-5206&lt;/pages&gt;&lt;dates&gt;&lt;year&gt;2015&lt;/year&gt;&lt;/dates&gt;&lt;urls&gt;&lt;/urls&gt;&lt;/record&gt;&lt;/Cite&gt;&lt;/EndNote&gt;</w:instrTex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separate"/>
            </w:r>
            <w:r w:rsidR="007959CF">
              <w:rPr>
                <w:rFonts w:ascii="Times New Roman" w:hAnsi="Times New Roman"/>
                <w:b/>
                <w:noProof/>
                <w:color w:val="auto"/>
                <w:sz w:val="14"/>
                <w:szCs w:val="14"/>
              </w:rPr>
              <w:t>[62]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end"/>
            </w:r>
          </w:p>
          <w:p w14:paraId="59504A6A" w14:textId="3D16CE2D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PSNR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/SSIM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</w:p>
        </w:tc>
        <w:tc>
          <w:tcPr>
            <w:tcW w:w="1376" w:type="dxa"/>
            <w:tcBorders>
              <w:bottom w:val="single" w:sz="4" w:space="0" w:color="auto"/>
            </w:tcBorders>
          </w:tcPr>
          <w:p w14:paraId="7843A8D5" w14:textId="6B4C6AB6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 xml:space="preserve">Manga109 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begin"/>
            </w:r>
            <w:r w:rsidR="007959C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instrText xml:space="preserve"> ADDIN EN.CITE &lt;EndNote&gt;&lt;Cite&gt;&lt;Author&gt;Matsui&lt;/Author&gt;&lt;Year&gt;2017&lt;/Year&gt;&lt;RecNum&gt;7&lt;/RecNum&gt;&lt;DisplayText&gt;[63]&lt;/DisplayText&gt;&lt;record&gt;&lt;rec-number&gt;7&lt;/rec-number&gt;&lt;foreign-keys&gt;&lt;key app="EN" db-id="srxvfdd95r2023e09rp5vpah5wxe09vdzrzd" timestamp="1657255823"&gt;7&lt;/key&gt;&lt;/foreign-keys&gt;&lt;ref-type name="Journal Article"&gt;17&lt;/ref-type&gt;&lt;contributors&gt;&lt;authors&gt;&lt;author&gt;Matsui, Yusuke&lt;/author&gt;&lt;author&gt;Ito, Kota&lt;/author&gt;&lt;author&gt;Aramaki, Yuji&lt;/author&gt;&lt;author&gt;Fujimoto, Azuma&lt;/author&gt;&lt;author&gt;Ogawa, Toru&lt;/author&gt;&lt;author&gt;Yamasaki, Toshihiko&lt;/author&gt;&lt;author&gt;Aizawa, Kiyoharu&lt;/author&gt;&lt;/authors&gt;&lt;/contributors&gt;&lt;titles&gt;&lt;title&gt;Sketch-based manga retrieval using manga109 dataset&lt;/title&gt;&lt;secondary-title&gt;Multimedia Tools and Applications&lt;/secondary-title&gt;&lt;/titles&gt;&lt;periodical&gt;&lt;full-title&gt;Multimedia Tools and Applications&lt;/full-title&gt;&lt;/periodical&gt;&lt;pages&gt;21811-21838&lt;/pages&gt;&lt;volume&gt;76&lt;/volume&gt;&lt;number&gt;20&lt;/number&gt;&lt;dates&gt;&lt;year&gt;2017&lt;/year&gt;&lt;/dates&gt;&lt;isbn&gt;1573-7721&lt;/isbn&gt;&lt;urls&gt;&lt;/urls&gt;&lt;/record&gt;&lt;/Cite&gt;&lt;/EndNote&gt;</w:instrTex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separate"/>
            </w:r>
            <w:r w:rsidR="007959CF">
              <w:rPr>
                <w:rFonts w:ascii="Times New Roman" w:hAnsi="Times New Roman"/>
                <w:b/>
                <w:noProof/>
                <w:color w:val="auto"/>
                <w:sz w:val="14"/>
                <w:szCs w:val="14"/>
              </w:rPr>
              <w:t>[63]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fldChar w:fldCharType="end"/>
            </w:r>
          </w:p>
          <w:p w14:paraId="56B0FBE6" w14:textId="08E8E9FC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PSNR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/SSIM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</w:p>
        </w:tc>
        <w:tc>
          <w:tcPr>
            <w:tcW w:w="1376" w:type="dxa"/>
            <w:tcBorders>
              <w:bottom w:val="single" w:sz="4" w:space="0" w:color="auto"/>
            </w:tcBorders>
          </w:tcPr>
          <w:p w14:paraId="7ADE4FA9" w14:textId="77777777" w:rsidR="00885A6E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Average</w:t>
            </w:r>
          </w:p>
          <w:p w14:paraId="79E9620E" w14:textId="47903008" w:rsidR="00885A6E" w:rsidRPr="0009068F" w:rsidRDefault="00885A6E" w:rsidP="00176548">
            <w:pPr>
              <w:pStyle w:val="MDPI42tablebody"/>
              <w:spacing w:line="240" w:lineRule="auto"/>
              <w:rPr>
                <w:rFonts w:ascii="Times New Roman" w:hAnsi="Times New Roman"/>
                <w:b/>
                <w:color w:val="auto"/>
                <w:sz w:val="14"/>
                <w:szCs w:val="14"/>
              </w:rPr>
            </w:pP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PSNR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t>/SSIM</w:t>
            </w:r>
            <w:r w:rsidRPr="0009068F">
              <w:rPr>
                <w:rFonts w:ascii="Times New Roman" w:hAnsi="Times New Roman"/>
                <w:b/>
                <w:color w:val="auto"/>
                <w:sz w:val="14"/>
                <w:szCs w:val="14"/>
              </w:rPr>
              <w:sym w:font="Symbol" w:char="F0AD"/>
            </w:r>
          </w:p>
        </w:tc>
      </w:tr>
      <w:tr w:rsidR="00885A6E" w:rsidRPr="009752DF" w14:paraId="378B98C6" w14:textId="0963AC8C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00517779" w14:textId="77777777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bookmarkStart w:id="18" w:name="_Hlk35448489"/>
            <w:bookmarkStart w:id="19" w:name="_Hlk35920845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Bicubic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344220B5" w14:textId="77777777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67EDA1AF" w14:textId="5DAB4F0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-/-</w:t>
            </w:r>
          </w:p>
        </w:tc>
        <w:tc>
          <w:tcPr>
            <w:tcW w:w="1376" w:type="dxa"/>
          </w:tcPr>
          <w:p w14:paraId="22609FED" w14:textId="6496EAED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33.66 / 0.9299 </w:t>
            </w:r>
          </w:p>
        </w:tc>
        <w:tc>
          <w:tcPr>
            <w:tcW w:w="1376" w:type="dxa"/>
          </w:tcPr>
          <w:p w14:paraId="6FE40968" w14:textId="68227D1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30.24 / 0.8688 </w:t>
            </w:r>
          </w:p>
        </w:tc>
        <w:tc>
          <w:tcPr>
            <w:tcW w:w="1376" w:type="dxa"/>
          </w:tcPr>
          <w:p w14:paraId="1A49D178" w14:textId="6D3B58B7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29.56 / 0.8431 </w:t>
            </w:r>
          </w:p>
        </w:tc>
        <w:tc>
          <w:tcPr>
            <w:tcW w:w="1376" w:type="dxa"/>
          </w:tcPr>
          <w:p w14:paraId="1CF5B7A5" w14:textId="7781FA9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26.88 / 0.8403 </w:t>
            </w:r>
          </w:p>
        </w:tc>
        <w:tc>
          <w:tcPr>
            <w:tcW w:w="1376" w:type="dxa"/>
          </w:tcPr>
          <w:p w14:paraId="1993009F" w14:textId="3F07B7A3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30.80 / 0.9339</w:t>
            </w:r>
          </w:p>
        </w:tc>
        <w:tc>
          <w:tcPr>
            <w:tcW w:w="1376" w:type="dxa"/>
          </w:tcPr>
          <w:p w14:paraId="4FDF3B45" w14:textId="21E02378" w:rsidR="00885A6E" w:rsidRPr="00AA7776" w:rsidRDefault="00885A6E" w:rsidP="00885A6E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85A6E">
              <w:rPr>
                <w:rFonts w:ascii="Times New Roman" w:hAnsi="Times New Roman"/>
                <w:color w:val="auto"/>
                <w:sz w:val="16"/>
                <w:szCs w:val="16"/>
              </w:rPr>
              <w:t>30.23 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885A6E">
              <w:rPr>
                <w:rFonts w:ascii="Times New Roman" w:hAnsi="Times New Roman"/>
                <w:color w:val="auto"/>
                <w:sz w:val="16"/>
                <w:szCs w:val="16"/>
              </w:rPr>
              <w:t>0.883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>2</w:t>
            </w:r>
          </w:p>
        </w:tc>
      </w:tr>
      <w:tr w:rsidR="00885A6E" w:rsidRPr="009752DF" w14:paraId="38EF3D28" w14:textId="41F199B0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7F57091E" w14:textId="6C2C3D91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bookmarkStart w:id="20" w:name="_Hlk35447765"/>
            <w:bookmarkEnd w:id="18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SRCNN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[6]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7D2FABF7" w14:textId="71FF619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28E51BD1" w14:textId="1002A3C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57K</w:t>
            </w:r>
          </w:p>
        </w:tc>
        <w:tc>
          <w:tcPr>
            <w:tcW w:w="1376" w:type="dxa"/>
          </w:tcPr>
          <w:p w14:paraId="7868E8C7" w14:textId="423F74A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36.66 / 0.9542 </w:t>
            </w:r>
          </w:p>
        </w:tc>
        <w:tc>
          <w:tcPr>
            <w:tcW w:w="1376" w:type="dxa"/>
          </w:tcPr>
          <w:p w14:paraId="6BB721E9" w14:textId="3D59D512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32.45 / 0.9067 </w:t>
            </w:r>
          </w:p>
        </w:tc>
        <w:tc>
          <w:tcPr>
            <w:tcW w:w="1376" w:type="dxa"/>
          </w:tcPr>
          <w:p w14:paraId="6B9CDF27" w14:textId="2551C74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31.36 / 0.8879 </w:t>
            </w:r>
          </w:p>
        </w:tc>
        <w:tc>
          <w:tcPr>
            <w:tcW w:w="1376" w:type="dxa"/>
          </w:tcPr>
          <w:p w14:paraId="7C29D094" w14:textId="0DB77FB3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29.50 / 0.8946 </w:t>
            </w:r>
          </w:p>
        </w:tc>
        <w:tc>
          <w:tcPr>
            <w:tcW w:w="1376" w:type="dxa"/>
          </w:tcPr>
          <w:p w14:paraId="6B33AFE1" w14:textId="2BE6186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35.60 / 0.9663</w:t>
            </w:r>
          </w:p>
        </w:tc>
        <w:tc>
          <w:tcPr>
            <w:tcW w:w="1376" w:type="dxa"/>
          </w:tcPr>
          <w:p w14:paraId="6CA1C3AF" w14:textId="08C1A40F" w:rsidR="00885A6E" w:rsidRPr="00AA7776" w:rsidRDefault="00EE3B6B" w:rsidP="00EE3B6B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E3B6B">
              <w:rPr>
                <w:rFonts w:ascii="Times New Roman" w:hAnsi="Times New Roman"/>
                <w:color w:val="auto"/>
                <w:sz w:val="16"/>
                <w:szCs w:val="16"/>
              </w:rPr>
              <w:t>33.11 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E3B6B">
              <w:rPr>
                <w:rFonts w:ascii="Times New Roman" w:hAnsi="Times New Roman"/>
                <w:color w:val="auto"/>
                <w:sz w:val="16"/>
                <w:szCs w:val="16"/>
              </w:rPr>
              <w:t>0.9219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</w:p>
        </w:tc>
      </w:tr>
      <w:tr w:rsidR="00885A6E" w:rsidRPr="009752DF" w14:paraId="0CD98833" w14:textId="14DD0D1C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4D09E918" w14:textId="38E3EB1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FSRCNN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[7]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0575BEE5" w14:textId="00504EB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1128F8C3" w14:textId="50517E3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12K </w:t>
            </w:r>
          </w:p>
        </w:tc>
        <w:tc>
          <w:tcPr>
            <w:tcW w:w="1376" w:type="dxa"/>
          </w:tcPr>
          <w:p w14:paraId="6BDC12B3" w14:textId="16817EE3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37.05 / 0.9560 </w:t>
            </w:r>
          </w:p>
        </w:tc>
        <w:tc>
          <w:tcPr>
            <w:tcW w:w="1376" w:type="dxa"/>
          </w:tcPr>
          <w:p w14:paraId="74C65044" w14:textId="2F4BCF3D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32.66 / 0.9090 </w:t>
            </w:r>
          </w:p>
        </w:tc>
        <w:tc>
          <w:tcPr>
            <w:tcW w:w="1376" w:type="dxa"/>
          </w:tcPr>
          <w:p w14:paraId="770228A0" w14:textId="3C04E34A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31.53 / 0.8920 </w:t>
            </w:r>
          </w:p>
        </w:tc>
        <w:tc>
          <w:tcPr>
            <w:tcW w:w="1376" w:type="dxa"/>
          </w:tcPr>
          <w:p w14:paraId="28DD7FEE" w14:textId="1BEDCAD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29.88 / 0.9020 </w:t>
            </w:r>
          </w:p>
        </w:tc>
        <w:tc>
          <w:tcPr>
            <w:tcW w:w="1376" w:type="dxa"/>
          </w:tcPr>
          <w:p w14:paraId="5481A666" w14:textId="4A3A2D7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36.67 / 0.9710</w:t>
            </w:r>
          </w:p>
        </w:tc>
        <w:tc>
          <w:tcPr>
            <w:tcW w:w="1376" w:type="dxa"/>
          </w:tcPr>
          <w:p w14:paraId="7F4C9A73" w14:textId="175CF81F" w:rsidR="00885A6E" w:rsidRPr="00AA7776" w:rsidRDefault="00EE3B6B" w:rsidP="00EE3B6B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E3B6B">
              <w:rPr>
                <w:rFonts w:ascii="Times New Roman" w:hAnsi="Times New Roman"/>
                <w:color w:val="auto"/>
                <w:sz w:val="16"/>
                <w:szCs w:val="16"/>
              </w:rPr>
              <w:t>33.56 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E3B6B">
              <w:rPr>
                <w:rFonts w:ascii="Times New Roman" w:hAnsi="Times New Roman"/>
                <w:color w:val="auto"/>
                <w:sz w:val="16"/>
                <w:szCs w:val="16"/>
              </w:rPr>
              <w:t>0.9260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</w:p>
        </w:tc>
      </w:tr>
      <w:tr w:rsidR="00885A6E" w:rsidRPr="0019059F" w14:paraId="625518AC" w14:textId="38CE1F38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104ACAA5" w14:textId="7518245A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VDSR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[9]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4113C722" w14:textId="4DA5582D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2ECB406A" w14:textId="61636F3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665K </w:t>
            </w:r>
          </w:p>
        </w:tc>
        <w:tc>
          <w:tcPr>
            <w:tcW w:w="1376" w:type="dxa"/>
          </w:tcPr>
          <w:p w14:paraId="4672ECE9" w14:textId="6682B8B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37.53 / 0.9590 </w:t>
            </w:r>
          </w:p>
        </w:tc>
        <w:tc>
          <w:tcPr>
            <w:tcW w:w="1376" w:type="dxa"/>
          </w:tcPr>
          <w:p w14:paraId="41F78EA5" w14:textId="416650B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33.05 / 0.9130 </w:t>
            </w:r>
          </w:p>
        </w:tc>
        <w:tc>
          <w:tcPr>
            <w:tcW w:w="1376" w:type="dxa"/>
          </w:tcPr>
          <w:p w14:paraId="51282E47" w14:textId="4C979A2C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31.90 / 0.8960 </w:t>
            </w:r>
          </w:p>
        </w:tc>
        <w:tc>
          <w:tcPr>
            <w:tcW w:w="1376" w:type="dxa"/>
          </w:tcPr>
          <w:p w14:paraId="0D842792" w14:textId="20F9F89C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30.77 / 0.9140 </w:t>
            </w:r>
          </w:p>
        </w:tc>
        <w:tc>
          <w:tcPr>
            <w:tcW w:w="1376" w:type="dxa"/>
          </w:tcPr>
          <w:p w14:paraId="21EED459" w14:textId="5DBB9CB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37.22 / 0.9750</w:t>
            </w:r>
          </w:p>
        </w:tc>
        <w:tc>
          <w:tcPr>
            <w:tcW w:w="1376" w:type="dxa"/>
          </w:tcPr>
          <w:p w14:paraId="5690817B" w14:textId="50D5C454" w:rsidR="00885A6E" w:rsidRPr="00AA7776" w:rsidRDefault="00430B77" w:rsidP="00430B7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430B77">
              <w:rPr>
                <w:rFonts w:ascii="Times New Roman" w:hAnsi="Times New Roman"/>
                <w:color w:val="auto"/>
                <w:sz w:val="16"/>
                <w:szCs w:val="16"/>
              </w:rPr>
              <w:t>33.24 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30B77">
              <w:rPr>
                <w:rFonts w:ascii="Times New Roman" w:hAnsi="Times New Roman"/>
                <w:color w:val="auto"/>
                <w:sz w:val="16"/>
                <w:szCs w:val="16"/>
              </w:rPr>
              <w:t>0.9314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</w:p>
        </w:tc>
      </w:tr>
      <w:tr w:rsidR="00885A6E" w:rsidRPr="0019059F" w14:paraId="6A5F0CD8" w14:textId="00C4393C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75A05D1E" w14:textId="06F4B03B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DRCN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[11]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2876A632" w14:textId="0C30003B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6AD299F0" w14:textId="3EAED1D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1,774K</w:t>
            </w:r>
          </w:p>
        </w:tc>
        <w:tc>
          <w:tcPr>
            <w:tcW w:w="1376" w:type="dxa"/>
          </w:tcPr>
          <w:p w14:paraId="2C687ADC" w14:textId="65592E7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37.63 / 0.9588</w:t>
            </w:r>
          </w:p>
        </w:tc>
        <w:tc>
          <w:tcPr>
            <w:tcW w:w="1376" w:type="dxa"/>
          </w:tcPr>
          <w:p w14:paraId="3F3E0856" w14:textId="4B6ED21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33.04 / 0.9124</w:t>
            </w:r>
          </w:p>
        </w:tc>
        <w:tc>
          <w:tcPr>
            <w:tcW w:w="1376" w:type="dxa"/>
          </w:tcPr>
          <w:p w14:paraId="49D2B0D8" w14:textId="778B155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31.85 / 0.8942</w:t>
            </w:r>
          </w:p>
        </w:tc>
        <w:tc>
          <w:tcPr>
            <w:tcW w:w="1376" w:type="dxa"/>
          </w:tcPr>
          <w:p w14:paraId="32D733FF" w14:textId="1C639293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30.75 / 0.9133</w:t>
            </w:r>
          </w:p>
        </w:tc>
        <w:tc>
          <w:tcPr>
            <w:tcW w:w="1376" w:type="dxa"/>
          </w:tcPr>
          <w:p w14:paraId="04F29C33" w14:textId="7183F7FF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37.55 / 0.9732</w:t>
            </w:r>
          </w:p>
        </w:tc>
        <w:tc>
          <w:tcPr>
            <w:tcW w:w="1376" w:type="dxa"/>
          </w:tcPr>
          <w:p w14:paraId="02D45558" w14:textId="57FCCD2F" w:rsidR="00885A6E" w:rsidRPr="00AA7776" w:rsidRDefault="00430B77" w:rsidP="00430B7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430B77">
              <w:rPr>
                <w:rFonts w:ascii="Times New Roman" w:hAnsi="Times New Roman"/>
                <w:color w:val="auto"/>
                <w:sz w:val="16"/>
                <w:szCs w:val="16"/>
              </w:rPr>
              <w:t>34.16 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30B77">
              <w:rPr>
                <w:rFonts w:ascii="Times New Roman" w:hAnsi="Times New Roman"/>
                <w:color w:val="auto"/>
                <w:sz w:val="16"/>
                <w:szCs w:val="16"/>
              </w:rPr>
              <w:t>0.9304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</w:p>
        </w:tc>
      </w:tr>
      <w:tr w:rsidR="00885A6E" w:rsidRPr="0019059F" w14:paraId="5126CFBC" w14:textId="26DABA55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5B7C9CC6" w14:textId="404118B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proofErr w:type="spellStart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LapSRN</w:t>
            </w:r>
            <w:proofErr w:type="spellEnd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&lt;EndNote&gt;&lt;Cite&gt;&lt;Author&gt;Lai&lt;/Author&gt;&lt;Year&gt;2017&lt;/Year&gt;&lt;RecNum&gt;48&lt;/RecNum&gt;&lt;DisplayText&gt;[21]&lt;/DisplayText&gt;&lt;record&gt;&lt;rec-number&gt;48&lt;/rec-number&gt;&lt;foreign-keys&gt;&lt;key app="EN" db-id="srxvfdd95r2023e09rp5vpah5wxe09vdzrzd" timestamp="1658464813"&gt;48&lt;/key&gt;&lt;/foreign-keys&gt;&lt;ref-type name="Conference Proceedings"&gt;10&lt;/ref-type&gt;&lt;contributors&gt;&lt;authors&gt;&lt;author&gt;Lai, Wei-Sheng&lt;/author&gt;&lt;author&gt;Huang, Jia-Bin&lt;/author&gt;&lt;author&gt;Ahuja, Narendra&lt;/author&gt;&lt;author&gt;Yang, Ming-Hsuan&lt;/author&gt;&lt;/authors&gt;&lt;/contributors&gt;&lt;titles&gt;&lt;title&gt;Deep laplacian pyramid networks for fast and accurate super-resolution&lt;/title&gt;&lt;secondary-title&gt;Proceedings of the IEEE conference on computer vision and pattern recognition&lt;/secondary-title&gt;&lt;/titles&gt;&lt;pages&gt;624-632&lt;/pages&gt;&lt;dates&gt;&lt;year&gt;2017&lt;/year&gt;&lt;/dates&gt;&lt;urls&gt;&lt;/urls&gt;&lt;/record&gt;&lt;/Cite&gt;&lt;/EndNote&gt;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[21]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03290F8D" w14:textId="27EF4A2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5946400E" w14:textId="2A6533E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813K</w:t>
            </w:r>
          </w:p>
        </w:tc>
        <w:tc>
          <w:tcPr>
            <w:tcW w:w="1376" w:type="dxa"/>
          </w:tcPr>
          <w:p w14:paraId="77143CE4" w14:textId="15E201E7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37.52 / 0.9591 </w:t>
            </w:r>
          </w:p>
        </w:tc>
        <w:tc>
          <w:tcPr>
            <w:tcW w:w="1376" w:type="dxa"/>
          </w:tcPr>
          <w:p w14:paraId="5E70E592" w14:textId="16442D8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33.08 / 0.9130 </w:t>
            </w:r>
          </w:p>
        </w:tc>
        <w:tc>
          <w:tcPr>
            <w:tcW w:w="1376" w:type="dxa"/>
          </w:tcPr>
          <w:p w14:paraId="2C23FDDD" w14:textId="7205DD9A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31.08 / 0.8950 </w:t>
            </w:r>
          </w:p>
        </w:tc>
        <w:tc>
          <w:tcPr>
            <w:tcW w:w="1376" w:type="dxa"/>
          </w:tcPr>
          <w:p w14:paraId="7BCEC95E" w14:textId="7A05B78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30.41 / 0.9101 </w:t>
            </w:r>
          </w:p>
        </w:tc>
        <w:tc>
          <w:tcPr>
            <w:tcW w:w="1376" w:type="dxa"/>
          </w:tcPr>
          <w:p w14:paraId="4710234B" w14:textId="72FDD25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37.27 / 0.9740</w:t>
            </w:r>
          </w:p>
        </w:tc>
        <w:tc>
          <w:tcPr>
            <w:tcW w:w="1376" w:type="dxa"/>
          </w:tcPr>
          <w:p w14:paraId="302B180C" w14:textId="07D16EB3" w:rsidR="00885A6E" w:rsidRPr="00AA7776" w:rsidRDefault="0093471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33.87 / 0.9302</w:t>
            </w:r>
          </w:p>
        </w:tc>
      </w:tr>
      <w:tr w:rsidR="00885A6E" w:rsidRPr="0019059F" w14:paraId="70A667A1" w14:textId="0046424B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58FC30D1" w14:textId="695891A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DRRN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&lt;EndNote&gt;&lt;Cite&gt;&lt;Author&gt;Tai&lt;/Author&gt;&lt;Year&gt;2017&lt;/Year&gt;&lt;RecNum&gt;47&lt;/RecNum&gt;&lt;DisplayText&gt;[24]&lt;/DisplayText&gt;&lt;record&gt;&lt;rec-number&gt;47&lt;/rec-number&gt;&lt;foreign-keys&gt;&lt;key app="EN" db-id="srxvfdd95r2023e09rp5vpah5wxe09vdzrzd" timestamp="1658427625"&gt;47&lt;/key&gt;&lt;/foreign-keys&gt;&lt;ref-type name="Conference Proceedings"&gt;10&lt;/ref-type&gt;&lt;contributors&gt;&lt;authors&gt;&lt;author&gt;Tai, Ying&lt;/author&gt;&lt;author&gt;Yang, Jian&lt;/author&gt;&lt;author&gt;Liu, Xiaoming&lt;/author&gt;&lt;/authors&gt;&lt;/contributors&gt;&lt;titles&gt;&lt;title&gt;Image super-resolution via deep recursive residual network&lt;/title&gt;&lt;secondary-title&gt;Proceedings of the IEEE conference on computer vision and pattern recognition&lt;/secondary-title&gt;&lt;/titles&gt;&lt;pages&gt;3147-3155&lt;/pages&gt;&lt;dates&gt;&lt;year&gt;2017&lt;/year&gt;&lt;/dates&gt;&lt;urls&gt;&lt;/urls&gt;&lt;/record&gt;&lt;/Cite&gt;&lt;/EndNote&gt;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[24]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69A1567D" w14:textId="61DAD9C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6D7FEAC6" w14:textId="199723C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297K</w:t>
            </w:r>
          </w:p>
        </w:tc>
        <w:tc>
          <w:tcPr>
            <w:tcW w:w="1376" w:type="dxa"/>
          </w:tcPr>
          <w:p w14:paraId="5F5EA750" w14:textId="159A2BC7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37.74 / 0.9591 </w:t>
            </w:r>
          </w:p>
        </w:tc>
        <w:tc>
          <w:tcPr>
            <w:tcW w:w="1376" w:type="dxa"/>
          </w:tcPr>
          <w:p w14:paraId="4D458BCB" w14:textId="1FA7B2E2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33.23 / 0.9136 </w:t>
            </w:r>
          </w:p>
        </w:tc>
        <w:tc>
          <w:tcPr>
            <w:tcW w:w="1376" w:type="dxa"/>
          </w:tcPr>
          <w:p w14:paraId="0010BB86" w14:textId="0FC2C1C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32.05 / 0.8973 </w:t>
            </w:r>
          </w:p>
        </w:tc>
        <w:tc>
          <w:tcPr>
            <w:tcW w:w="1376" w:type="dxa"/>
          </w:tcPr>
          <w:p w14:paraId="1CF6AFD1" w14:textId="027D206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31.23 / 0.9188 </w:t>
            </w:r>
          </w:p>
        </w:tc>
        <w:tc>
          <w:tcPr>
            <w:tcW w:w="1376" w:type="dxa"/>
          </w:tcPr>
          <w:p w14:paraId="3EC397E1" w14:textId="36F58D3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37.60 / 0.9736</w:t>
            </w:r>
          </w:p>
        </w:tc>
        <w:tc>
          <w:tcPr>
            <w:tcW w:w="1376" w:type="dxa"/>
          </w:tcPr>
          <w:p w14:paraId="2269DC60" w14:textId="1E76038D" w:rsidR="00885A6E" w:rsidRPr="00AA7776" w:rsidRDefault="0093471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34.37 / 0.9325</w:t>
            </w:r>
          </w:p>
        </w:tc>
      </w:tr>
      <w:tr w:rsidR="00885A6E" w:rsidRPr="0019059F" w14:paraId="360BD56F" w14:textId="523815A5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AE283F9" w14:textId="1BF7FDDD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proofErr w:type="spellStart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MemNet</w:t>
            </w:r>
            <w:proofErr w:type="spellEnd"/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9E3F03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&lt;EndNote&gt;&lt;Cite&gt;&lt;Author&gt;Tai&lt;/Author&gt;&lt;Year&gt;2017&lt;/Year&gt;&lt;RecNum&gt;55&lt;/RecNum&gt;&lt;DisplayText&gt;[28]&lt;/DisplayText&gt;&lt;record&gt;&lt;rec-number&gt;55&lt;/rec-number&gt;&lt;foreign-keys&gt;&lt;key app="EN" db-id="9tr2d2ds7prvf4exd5apa0vtef2v9arspsdw" timestamp="1538515055"&gt;55&lt;/key&gt;&lt;/foreign-keys&gt;&lt;ref-type name="Conference Proceedings"&gt;10&lt;/ref-type&gt;&lt;contributors&gt;&lt;authors&gt;&lt;author&gt;Tai, Ying&lt;/author&gt;&lt;author&gt;Yang, Jian&lt;/author&gt;&lt;author&gt;Liu, Xiaoming&lt;/author&gt;&lt;author&gt;Xu, Chunyan&lt;/author&gt;&lt;/authors&gt;&lt;/contributors&gt;&lt;titles&gt;&lt;title&gt;Memnet: A persistent memory network for image restoration&lt;/title&gt;&lt;secondary-title&gt;Proceedings of the IEEE Conference on Computer Vision and Pattern Recognition&lt;/secondary-title&gt;&lt;/titles&gt;&lt;pages&gt;4539-4547&lt;/pages&gt;&lt;dates&gt;&lt;year&gt;2017&lt;/year&gt;&lt;/dates&gt;&lt;urls&gt;&lt;/urls&gt;&lt;/record&gt;&lt;/Cite&gt;&lt;/EndNote&gt;</w:instrText>
            </w:r>
            <w:r w:rsidRPr="009E3F03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[28]</w:t>
            </w:r>
            <w:r w:rsidRPr="009E3F03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  </w:t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22904D1C" w14:textId="24AF701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4EAF92D" w14:textId="51036C3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677K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565EA33" w14:textId="01BA137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37.78 / 0.9597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01D65882" w14:textId="36B45C62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33.28 / 0.9142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70E2CA0" w14:textId="2F1D282A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32.08 / 0.8978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5D2AEDA" w14:textId="2620448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31.31 / 0.9195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E8A9891" w14:textId="749758B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37.72 / 0.9740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CA34574" w14:textId="415F9506" w:rsidR="00885A6E" w:rsidRPr="00AA7776" w:rsidRDefault="00535859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34.43 / 0.9330</w:t>
            </w:r>
          </w:p>
        </w:tc>
      </w:tr>
      <w:tr w:rsidR="00885A6E" w:rsidRPr="0019059F" w14:paraId="4E283BC7" w14:textId="2EAC4184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5344C15" w14:textId="0916CDC2" w:rsidR="00885A6E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ASRN 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461334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&lt;EndNote&gt;&lt;Cite&gt;&lt;Author&gt;Li&lt;/Author&gt;&lt;Year&gt;2022&lt;/Year&gt;&lt;RecNum&gt;52&lt;/RecNum&gt;&lt;DisplayText&gt;[49]&lt;/DisplayText&gt;&lt;record&gt;&lt;rec-number&gt;52&lt;/rec-number&gt;&lt;foreign-keys&gt;&lt;key app="EN" db-id="srxvfdd95r2023e09rp5vpah5wxe09vdzrzd" timestamp="1658754821"&gt;52&lt;/key&gt;&lt;/foreign-keys&gt;&lt;ref-type name="Journal Article"&gt;17&lt;/ref-type&gt;&lt;contributors&gt;&lt;authors&gt;&lt;author&gt;Li, Juncheng&lt;/author&gt;&lt;author&gt;Fang, Faming&lt;/author&gt;&lt;author&gt;Zeng, Tieyong&lt;/author&gt;&lt;author&gt;Zhang, Guixu&lt;/author&gt;&lt;author&gt;Wang, Xizhao&lt;/author&gt;&lt;/authors&gt;&lt;/contributors&gt;&lt;titles&gt;&lt;title&gt;Adjustable Super-Resolution Network via Deep Supervised Learning and Progressive Self-Distillation&lt;/title&gt;&lt;secondary-title&gt;Neurocomputing&lt;/secondary-title&gt;&lt;/titles&gt;&lt;periodical&gt;&lt;full-title&gt;Neurocomputing&lt;/full-title&gt;&lt;/periodical&gt;&lt;dates&gt;&lt;year&gt;2022&lt;/year&gt;&lt;/dates&gt;&lt;isbn&gt;0925-2312&lt;/isbn&gt;&lt;urls&gt;&lt;/urls&gt;&lt;/record&gt;&lt;/Cite&gt;&lt;/EndNote&gt;</w:instrTex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461334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[49]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0257AC08" w14:textId="162A486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86F5FAE" w14:textId="643B7494" w:rsidR="00885A6E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227K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3B69FEE" w14:textId="007D7E7C" w:rsidR="00885A6E" w:rsidRPr="00C00C1D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37.67 / 0.9594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702258D5" w14:textId="30C429B3" w:rsidR="00885A6E" w:rsidRPr="00C00C1D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33.19 / 0.9144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70B6C861" w14:textId="3ED6564D" w:rsidR="00885A6E" w:rsidRPr="00C00C1D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31.95 / 0.8970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F322BBF" w14:textId="25B0E1DC" w:rsidR="00885A6E" w:rsidRPr="00C00C1D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31.20 / 0.9186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2C517A1" w14:textId="4F58969F" w:rsidR="00885A6E" w:rsidRPr="00C00C1D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37.79 / 0.9753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15A3EA5" w14:textId="3B0B18E5" w:rsidR="00885A6E" w:rsidRDefault="00535859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34.36 / 0.9329</w:t>
            </w:r>
          </w:p>
        </w:tc>
      </w:tr>
      <w:tr w:rsidR="00885A6E" w:rsidRPr="0019059F" w14:paraId="01B95655" w14:textId="1E2203AE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392471E" w14:textId="09509B3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IDN </w:t>
            </w:r>
            <w:r w:rsidRPr="00CF0AB7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&lt;EndNote&gt;&lt;Cite&gt;&lt;Author&gt;Hui&lt;/Author&gt;&lt;Year&gt;2019&lt;/Year&gt;&lt;RecNum&gt;55&lt;/RecNum&gt;&lt;DisplayText&gt;[40]&lt;/DisplayText&gt;&lt;record&gt;&lt;rec-number&gt;55&lt;/rec-number&gt;&lt;foreign-keys&gt;&lt;key app="EN" db-id="srxvfdd95r2023e09rp5vpah5wxe09vdzrzd" timestamp="1658824671"&gt;55&lt;/key&gt;&lt;/foreign-keys&gt;&lt;ref-type name="Conference Proceedings"&gt;10&lt;/ref-type&gt;&lt;contributors&gt;&lt;authors&gt;&lt;author&gt;Hui, Zheng&lt;/author&gt;&lt;author&gt;Gao, Xinbo&lt;/author&gt;&lt;author&gt;Yang, Yunchu&lt;/author&gt;&lt;author&gt;Wang, Xiumei&lt;/author&gt;&lt;/authors&gt;&lt;/contributors&gt;&lt;titles&gt;&lt;title&gt;Lightweight image super-resolution with information multi-distillation network&lt;/title&gt;&lt;secondary-title&gt;Proceedings of the 27th acm international conference on multimedia&lt;/secondary-title&gt;&lt;/titles&gt;&lt;pages&gt;2024-2032&lt;/pages&gt;&lt;dates&gt;&lt;year&gt;2019&lt;/year&gt;&lt;/dates&gt;&lt;urls&gt;&lt;/urls&gt;&lt;/record&gt;&lt;/Cite&gt;&lt;/EndNote&gt;</w:instrText>
            </w:r>
            <w:r w:rsidRPr="00CF0AB7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[40]</w:t>
            </w:r>
            <w:r w:rsidRPr="00CF0AB7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1DBF0312" w14:textId="7971FE7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3E593B8" w14:textId="5E68E882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553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960CCF0" w14:textId="733F69DF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00C1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37.83 / 0.9600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71A2FDE2" w14:textId="4EFFA22D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00C1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33.30 / 0.9148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4F2BA1F" w14:textId="1669A9D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00C1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32.08 / 0.8985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EDAE3D8" w14:textId="216E6D0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00C1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31.27 / 0.9196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E63B23A" w14:textId="54B58DEA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00C1D">
              <w:rPr>
                <w:rFonts w:ascii="Times New Roman" w:hAnsi="Times New Roman"/>
                <w:color w:val="auto"/>
                <w:sz w:val="16"/>
                <w:szCs w:val="16"/>
              </w:rPr>
              <w:t>38.01 / 0.9749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9F3E57B" w14:textId="7B53E007" w:rsidR="00885A6E" w:rsidRPr="00C00C1D" w:rsidRDefault="002C1F75" w:rsidP="002C1F75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2C1F75">
              <w:rPr>
                <w:rFonts w:ascii="Times New Roman" w:hAnsi="Times New Roman"/>
                <w:color w:val="auto"/>
                <w:sz w:val="16"/>
                <w:szCs w:val="16"/>
              </w:rPr>
              <w:t>3</w:t>
            </w:r>
            <w:r w:rsidR="00C404C2">
              <w:rPr>
                <w:rFonts w:ascii="Times New Roman" w:hAnsi="Times New Roman"/>
                <w:color w:val="auto"/>
                <w:sz w:val="16"/>
                <w:szCs w:val="16"/>
              </w:rPr>
              <w:t>4.50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 </w:t>
            </w:r>
            <w:r w:rsidRPr="002C1F75">
              <w:rPr>
                <w:rFonts w:ascii="Times New Roman" w:hAnsi="Times New Roman"/>
                <w:color w:val="auto"/>
                <w:sz w:val="16"/>
                <w:szCs w:val="16"/>
              </w:rPr>
              <w:t>0.9336</w:t>
            </w:r>
          </w:p>
        </w:tc>
      </w:tr>
      <w:tr w:rsidR="00885A6E" w:rsidRPr="0019059F" w14:paraId="512F37BA" w14:textId="3CB76D29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F527E4C" w14:textId="0AC45BF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SRMDNF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&lt;EndNote&gt;&lt;Cite&gt;&lt;Author&gt;Zhang&lt;/Author&gt;&lt;Year&gt;2018&lt;/Year&gt;&lt;RecNum&gt;13&lt;/RecNum&gt;&lt;DisplayText&gt;[34]&lt;/DisplayText&gt;&lt;record&gt;&lt;rec-number&gt;13&lt;/rec-number&gt;&lt;foreign-keys&gt;&lt;key app="EN" db-id="srxvfdd95r2023e09rp5vpah5wxe09vdzrzd" timestamp="1658043831"&gt;13&lt;/key&gt;&lt;/foreign-keys&gt;&lt;ref-type name="Conference Proceedings"&gt;10&lt;/ref-type&gt;&lt;contributors&gt;&lt;authors&gt;&lt;author&gt;Zhang, Kai&lt;/author&gt;&lt;author&gt;Zuo, Wangmeng&lt;/author&gt;&lt;author&gt;Zhang, Lei&lt;/author&gt;&lt;/authors&gt;&lt;/contributors&gt;&lt;titles&gt;&lt;title&gt;Learning a single convolutional super-resolution network for multiple degradations&lt;/title&gt;&lt;secondary-title&gt;Proceedings of the IEEE conference on computer vision and pattern recognition&lt;/secondary-title&gt;&lt;/titles&gt;&lt;pages&gt;3262-3271&lt;/pages&gt;&lt;dates&gt;&lt;year&gt;2018&lt;/year&gt;&lt;/dates&gt;&lt;urls&gt;&lt;/urls&gt;&lt;/record&gt;&lt;/Cite&gt;&lt;/EndNote&gt;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[34]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6AC3D13F" w14:textId="0F29EAD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53F3B18" w14:textId="0510DBCC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1,511K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5CB066D" w14:textId="4787409D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37.79 / 0.9601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8C23D12" w14:textId="220AD80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33.32 / 0.9159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EAD9B3B" w14:textId="0AB40137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32.05 / 0.8985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528E90C" w14:textId="17979B6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31.33 / 0.9204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D813732" w14:textId="6414EA3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38.07 / 0.9761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3E390B0" w14:textId="6E54724A" w:rsidR="00885A6E" w:rsidRPr="00AA7776" w:rsidRDefault="002C1F75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2C1F75">
              <w:rPr>
                <w:rFonts w:ascii="Times New Roman" w:hAnsi="Times New Roman"/>
                <w:color w:val="auto"/>
                <w:sz w:val="16"/>
                <w:szCs w:val="16"/>
              </w:rPr>
              <w:t>34.51 / 0.9342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</w:p>
        </w:tc>
      </w:tr>
      <w:tr w:rsidR="00885A6E" w:rsidRPr="0019059F" w14:paraId="3A72443C" w14:textId="2C32A520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21F0ACA" w14:textId="3FF8CF92" w:rsidR="00885A6E" w:rsidRPr="008F73A1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>MFEN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>_S</w:t>
            </w: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461334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&lt;EndNote&gt;&lt;Cite&gt;&lt;Author&gt;Xiao&lt;/Author&gt;&lt;Year&gt;2022&lt;/Year&gt;&lt;RecNum&gt;50&lt;/RecNum&gt;&lt;DisplayText&gt;[47]&lt;/DisplayText&gt;&lt;record&gt;&lt;rec-number&gt;50&lt;/rec-number&gt;&lt;foreign-keys&gt;&lt;key app="EN" db-id="srxvfdd95r2023e09rp5vpah5wxe09vdzrzd" timestamp="1658751137"&gt;50&lt;/key&gt;&lt;/foreign-keys&gt;&lt;ref-type name="Journal Article"&gt;17&lt;/ref-type&gt;&lt;contributors&gt;&lt;authors&gt;&lt;author&gt;Xiao, Hang&lt;/author&gt;&lt;author&gt;Qin, Jiayi&lt;/author&gt;&lt;author&gt;Jeon, Seunggil&lt;/author&gt;&lt;author&gt;Yan, Binyu&lt;/author&gt;&lt;author&gt;Yang, Xiaomin&lt;/author&gt;&lt;/authors&gt;&lt;/contributors&gt;&lt;titles&gt;&lt;title&gt;MFEN: Lightweight multi-scale feature extraction super-resolution network in embedded system&lt;/title&gt;&lt;secondary-title&gt;Microprocessors and Microsystems&lt;/secondary-title&gt;&lt;/titles&gt;&lt;periodical&gt;&lt;full-title&gt;Microprocessors and Microsystems&lt;/full-title&gt;&lt;/periodical&gt;&lt;pages&gt;104568&lt;/pages&gt;&lt;dates&gt;&lt;year&gt;2022&lt;/year&gt;&lt;/dates&gt;&lt;isbn&gt;0141-9331&lt;/isbn&gt;&lt;urls&gt;&lt;/urls&gt;&lt;/record&gt;&lt;/Cite&gt;&lt;/EndNote&gt;</w:instrTex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461334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[47]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6BEDC112" w14:textId="6E5F624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B14B9A4" w14:textId="3AA32F2D" w:rsidR="00885A6E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755K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052283DA" w14:textId="6A6197B2" w:rsidR="00885A6E" w:rsidRPr="008F73A1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84ACE">
              <w:rPr>
                <w:rFonts w:ascii="Times New Roman" w:hAnsi="Times New Roman"/>
                <w:color w:val="0070C0"/>
                <w:sz w:val="16"/>
                <w:szCs w:val="16"/>
                <w:u w:val="single"/>
              </w:rPr>
              <w:t>38.03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684ACE">
              <w:rPr>
                <w:rFonts w:ascii="Times New Roman" w:hAnsi="Times New Roman"/>
                <w:color w:val="0070C0"/>
                <w:sz w:val="16"/>
                <w:szCs w:val="16"/>
                <w:u w:val="single"/>
              </w:rPr>
              <w:t>0.9606</w:t>
            </w: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828E950" w14:textId="1745CC51" w:rsidR="00885A6E" w:rsidRPr="008F73A1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>33.55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0.9171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748B4E7E" w14:textId="2511B1B4" w:rsidR="00885A6E" w:rsidRPr="008F73A1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84ACE">
              <w:rPr>
                <w:rFonts w:ascii="Times New Roman" w:hAnsi="Times New Roman"/>
                <w:color w:val="0070C0"/>
                <w:sz w:val="16"/>
                <w:szCs w:val="16"/>
                <w:u w:val="single"/>
              </w:rPr>
              <w:t>32.19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684ACE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0.9283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F4F2CF7" w14:textId="18346E5B" w:rsidR="00885A6E" w:rsidRPr="008F73A1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1762F3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32.19</w:t>
            </w:r>
            <w:r w:rsidRPr="001762F3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 </w:t>
            </w: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0.8997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B7CB681" w14:textId="2469BA5C" w:rsidR="00885A6E" w:rsidRDefault="00885A6E" w:rsidP="00E73FEB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>38.77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>0.9772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DF599C3" w14:textId="76E4F760" w:rsidR="00885A6E" w:rsidRPr="00E909B6" w:rsidRDefault="00E73FEB" w:rsidP="00E73FEB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73FEB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34.95 / </w:t>
            </w:r>
            <w:r w:rsidRPr="00A00B32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0.9366</w:t>
            </w:r>
          </w:p>
        </w:tc>
      </w:tr>
      <w:tr w:rsidR="00885A6E" w:rsidRPr="0019059F" w14:paraId="7C883832" w14:textId="42189F36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906C74F" w14:textId="6D76F007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CARN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&lt;EndNote&gt;&lt;Cite&gt;&lt;Author&gt;Ahn&lt;/Author&gt;&lt;Year&gt;2018&lt;/Year&gt;&lt;RecNum&gt;10&lt;/RecNum&gt;&lt;DisplayText&gt;[32]&lt;/DisplayText&gt;&lt;record&gt;&lt;rec-number&gt;10&lt;/rec-number&gt;&lt;foreign-keys&gt;&lt;key app="EN" db-id="srxvfdd95r2023e09rp5vpah5wxe09vdzrzd" timestamp="1658036638"&gt;10&lt;/key&gt;&lt;/foreign-keys&gt;&lt;ref-type name="Conference Proceedings"&gt;10&lt;/ref-type&gt;&lt;contributors&gt;&lt;authors&gt;&lt;author&gt;Ahn, Namhyuk&lt;/author&gt;&lt;author&gt;Kang, Byungkon&lt;/author&gt;&lt;author&gt;Sohn, Kyung-Ah&lt;/author&gt;&lt;/authors&gt;&lt;/contributors&gt;&lt;titles&gt;&lt;title&gt;Fast, accurate, and lightweight super-resolution with cascading residual network&lt;/title&gt;&lt;secondary-title&gt;Proceedings of the European conference on computer vision (ECCV)&lt;/secondary-title&gt;&lt;/titles&gt;&lt;pages&gt;252-268&lt;/pages&gt;&lt;dates&gt;&lt;year&gt;2018&lt;/year&gt;&lt;/dates&gt;&lt;urls&gt;&lt;/urls&gt;&lt;/record&gt;&lt;/Cite&gt;&lt;/EndNote&gt;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[32]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4419165D" w14:textId="5FD728B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17BC082" w14:textId="1D00429D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1,592K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3950315" w14:textId="683CEFEB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37.76 / 0.9590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6A41DE4" w14:textId="53F0740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33.52 / 0.9166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11B5E77" w14:textId="2F48D2C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32.09 / 0.8978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0203BC46" w14:textId="236ABDDB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31.92 / 0.9266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45A7004" w14:textId="07ADD91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38.36 / 0.9765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5A0BE7F" w14:textId="2EC9ACB2" w:rsidR="00885A6E" w:rsidRPr="00AA7776" w:rsidRDefault="00E73FEB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73FEB">
              <w:rPr>
                <w:rFonts w:ascii="Times New Roman" w:hAnsi="Times New Roman"/>
                <w:color w:val="auto"/>
                <w:sz w:val="16"/>
                <w:szCs w:val="16"/>
              </w:rPr>
              <w:t>34.73 / 0.9353</w:t>
            </w:r>
          </w:p>
        </w:tc>
      </w:tr>
      <w:tr w:rsidR="00885A6E" w:rsidRPr="0019059F" w14:paraId="5A986F5A" w14:textId="42B8ECD9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9456A17" w14:textId="2AFA741B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IMDN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&lt;EndNote&gt;&lt;Cite&gt;&lt;Author&gt;Hui&lt;/Author&gt;&lt;Year&gt;2019&lt;/Year&gt;&lt;RecNum&gt;8&lt;/RecNum&gt;&lt;DisplayText&gt;[40]&lt;/DisplayText&gt;&lt;record&gt;&lt;rec-number&gt;8&lt;/rec-number&gt;&lt;foreign-keys&gt;&lt;key app="EN" db-id="srxvfdd95r2023e09rp5vpah5wxe09vdzrzd" timestamp="1658035122"&gt;8&lt;/key&gt;&lt;/foreign-keys&gt;&lt;ref-type name="Conference Proceedings"&gt;10&lt;/ref-type&gt;&lt;contributors&gt;&lt;authors&gt;&lt;author&gt;Hui, Zheng&lt;/author&gt;&lt;author&gt;Gao, Xinbo&lt;/author&gt;&lt;author&gt;Yang, Yunchu&lt;/author&gt;&lt;author&gt;Wang, Xiumei&lt;/author&gt;&lt;/authors&gt;&lt;/contributors&gt;&lt;titles&gt;&lt;title&gt;Lightweight image super-resolution with information multi-distillation network&lt;/title&gt;&lt;secondary-title&gt;Proceedings of the 27th acm international conference on multimedia&lt;/secondary-title&gt;&lt;/titles&gt;&lt;pages&gt;2024-2032&lt;/pages&gt;&lt;dates&gt;&lt;year&gt;2019&lt;/year&gt;&lt;/dates&gt;&lt;urls&gt;&lt;/urls&gt;&lt;/record&gt;&lt;/Cite&gt;&lt;/EndNote&gt;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[40]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3703D04B" w14:textId="6120BD9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85AA237" w14:textId="6DCDCFB1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694K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80DF112" w14:textId="1C00AAC2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84ACE">
              <w:rPr>
                <w:rFonts w:ascii="Times New Roman" w:hAnsi="Times New Roman"/>
                <w:color w:val="auto"/>
                <w:sz w:val="16"/>
                <w:szCs w:val="16"/>
              </w:rPr>
              <w:t>38.00</w:t>
            </w:r>
            <w:r w:rsidRPr="00683F48">
              <w:rPr>
                <w:rFonts w:ascii="Times New Roman" w:hAnsi="Times New Roman"/>
                <w:color w:val="0070C0"/>
                <w:sz w:val="16"/>
                <w:szCs w:val="16"/>
              </w:rPr>
              <w:t xml:space="preserve">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/ 0.9605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09E61842" w14:textId="2C7D3A52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84ACE">
              <w:rPr>
                <w:rFonts w:ascii="Times New Roman" w:hAnsi="Times New Roman"/>
                <w:color w:val="0070C0"/>
                <w:sz w:val="16"/>
                <w:szCs w:val="16"/>
                <w:u w:val="single"/>
              </w:rPr>
              <w:t>33.63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 </w:t>
            </w:r>
            <w:r w:rsidRPr="00684ACE">
              <w:rPr>
                <w:rFonts w:ascii="Times New Roman" w:hAnsi="Times New Roman"/>
                <w:color w:val="0070C0"/>
                <w:sz w:val="16"/>
                <w:szCs w:val="16"/>
                <w:u w:val="single"/>
              </w:rPr>
              <w:t>0.9177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B3D51D9" w14:textId="6F70C9A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84ACE">
              <w:rPr>
                <w:rFonts w:ascii="Times New Roman" w:hAnsi="Times New Roman"/>
                <w:color w:val="0070C0"/>
                <w:sz w:val="16"/>
                <w:szCs w:val="16"/>
                <w:u w:val="single"/>
              </w:rPr>
              <w:t>32.19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 0.8996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A79E2AC" w14:textId="6DF13BD2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1762F3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32.17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/ </w:t>
            </w:r>
            <w:r w:rsidRPr="002F2100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0.9283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0F9CF75" w14:textId="0F9BE52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2F2100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38.88</w:t>
            </w:r>
            <w:r w:rsidRPr="002F2100">
              <w:rPr>
                <w:rFonts w:ascii="Times New Roman" w:hAnsi="Times New Roman"/>
                <w:color w:val="FF0000"/>
                <w:sz w:val="16"/>
                <w:szCs w:val="16"/>
              </w:rPr>
              <w:t xml:space="preserve">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/ </w:t>
            </w:r>
            <w:r w:rsidRPr="002F2100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0.9784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B630B16" w14:textId="0165514D" w:rsidR="00885A6E" w:rsidRPr="009044A2" w:rsidRDefault="009044A2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00B32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34.97</w:t>
            </w:r>
            <w:r w:rsidRPr="00A00B32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 </w:t>
            </w:r>
            <w:r w:rsidRPr="009044A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/ </w:t>
            </w:r>
            <w:r w:rsidRPr="00C404C2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0.9369</w:t>
            </w:r>
          </w:p>
        </w:tc>
      </w:tr>
      <w:bookmarkEnd w:id="20"/>
      <w:tr w:rsidR="00885A6E" w:rsidRPr="0019059F" w14:paraId="11E7B986" w14:textId="31AD250F" w:rsidTr="00885A6E">
        <w:trPr>
          <w:jc w:val="center"/>
        </w:trPr>
        <w:tc>
          <w:tcPr>
            <w:tcW w:w="153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471C64BE" w14:textId="7AC18153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SENext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(Our)</w:t>
            </w:r>
          </w:p>
        </w:tc>
        <w:tc>
          <w:tcPr>
            <w:tcW w:w="63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1E004F2" w14:textId="6C1CD122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2×</w:t>
            </w:r>
          </w:p>
        </w:tc>
        <w:tc>
          <w:tcPr>
            <w:tcW w:w="906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0A2A634D" w14:textId="0E72305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97K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17303AF9" w14:textId="061C235A" w:rsidR="00885A6E" w:rsidRPr="00194855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19485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38.04 / 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0.9608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30531D31" w14:textId="7A2847D5" w:rsidR="00885A6E" w:rsidRPr="00194855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19485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3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4.24</w:t>
            </w:r>
            <w:r w:rsidRPr="0019485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 / 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0.9181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7F93BAF9" w14:textId="6766E1D5" w:rsidR="00885A6E" w:rsidRPr="00194855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19485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3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</w:t>
            </w:r>
            <w:r w:rsidRPr="0019485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.21 /</w:t>
            </w:r>
            <w:r w:rsidRPr="002F2100">
              <w:rPr>
                <w:rFonts w:ascii="Times New Roman" w:hAnsi="Times New Roman"/>
                <w:color w:val="FF0000"/>
                <w:sz w:val="16"/>
                <w:szCs w:val="16"/>
              </w:rPr>
              <w:t xml:space="preserve"> </w:t>
            </w:r>
            <w:r w:rsidRPr="002F2100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0.8997</w:t>
            </w:r>
            <w:r w:rsidRPr="002F2100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 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6178E6AB" w14:textId="18B33F92" w:rsidR="00885A6E" w:rsidRPr="00194855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19485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32.43 /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 0.9287</w:t>
            </w:r>
            <w:r w:rsidRPr="0019485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 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76360842" w14:textId="1712741D" w:rsidR="00885A6E" w:rsidRPr="002F2100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2F2100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38.79</w:t>
            </w:r>
            <w:r w:rsidRPr="002F2100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 /</w:t>
            </w:r>
            <w:r w:rsidRPr="002F2100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 xml:space="preserve"> 0.9774</w:t>
            </w:r>
            <w:r w:rsidRPr="002F2100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 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5A7370A9" w14:textId="31865142" w:rsidR="00885A6E" w:rsidRPr="009044A2" w:rsidRDefault="009044A2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404C2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35.14</w:t>
            </w:r>
            <w:r w:rsidRPr="00C404C2">
              <w:rPr>
                <w:rFonts w:ascii="Times New Roman" w:hAnsi="Times New Roman"/>
                <w:color w:val="FF0000"/>
                <w:sz w:val="16"/>
                <w:szCs w:val="16"/>
              </w:rPr>
              <w:t xml:space="preserve"> </w:t>
            </w:r>
            <w:r w:rsidRPr="009044A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/ </w:t>
            </w:r>
            <w:r w:rsidRPr="00C404C2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0.9369</w:t>
            </w:r>
          </w:p>
        </w:tc>
      </w:tr>
      <w:bookmarkEnd w:id="19"/>
      <w:tr w:rsidR="00885A6E" w:rsidRPr="009752DF" w14:paraId="546780AB" w14:textId="19B5F6C9" w:rsidTr="00885A6E">
        <w:trPr>
          <w:jc w:val="center"/>
        </w:trPr>
        <w:tc>
          <w:tcPr>
            <w:tcW w:w="153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3328E9E1" w14:textId="7371D79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Bicubic</w:t>
            </w:r>
          </w:p>
        </w:tc>
        <w:tc>
          <w:tcPr>
            <w:tcW w:w="63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43A12CE9" w14:textId="590CDB21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1944CE20" w14:textId="3D9786BB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-/-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7FA44F2E" w14:textId="3E926C0B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30.39 / 0.8682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5D7E8255" w14:textId="0DD68E6A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27.55 / 0.7742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595AE300" w14:textId="2A6F440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27.21 / 0.7385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0EC354F7" w14:textId="5CA9E9A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24.46 / 0.7349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769F32A9" w14:textId="05BE940D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26.95 / 0.8566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74C94C5E" w14:textId="793CE022" w:rsidR="00885A6E" w:rsidRPr="00AA7776" w:rsidRDefault="009044A2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9044A2">
              <w:rPr>
                <w:rFonts w:ascii="Times New Roman" w:hAnsi="Times New Roman"/>
                <w:color w:val="auto"/>
                <w:sz w:val="16"/>
                <w:szCs w:val="16"/>
              </w:rPr>
              <w:t>27.31 / 0.7945</w:t>
            </w:r>
          </w:p>
        </w:tc>
      </w:tr>
      <w:tr w:rsidR="00885A6E" w:rsidRPr="009752DF" w14:paraId="5F1DE3A3" w14:textId="698399B2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9615B18" w14:textId="2ED52033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SRCNN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[6]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46F06503" w14:textId="20CA672A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F5FEDE6" w14:textId="117ACCCA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57K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E3640CE" w14:textId="56A8682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32.75 / 0.9090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2611E24" w14:textId="0D7E09AA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29.30 / 0.8215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2CE15EE" w14:textId="0B735DD1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28.41 / 0.7863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72C36E8" w14:textId="102F9081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26.24 / 0.7989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06434E42" w14:textId="597B3D2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30.48 / 0.9117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78AC4310" w14:textId="25C5A554" w:rsidR="00885A6E" w:rsidRPr="00AA7776" w:rsidRDefault="004E11E2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4E11E2">
              <w:rPr>
                <w:rFonts w:ascii="Times New Roman" w:hAnsi="Times New Roman"/>
                <w:color w:val="auto"/>
                <w:sz w:val="16"/>
                <w:szCs w:val="16"/>
              </w:rPr>
              <w:t>29.44 / 0.8455</w:t>
            </w:r>
          </w:p>
        </w:tc>
      </w:tr>
      <w:tr w:rsidR="00885A6E" w:rsidRPr="009752DF" w14:paraId="2A3A840A" w14:textId="0395B141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8B2BDC2" w14:textId="4DF2BE4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FSRCNN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[7]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1C267147" w14:textId="49545BFC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9D4744F" w14:textId="49C6557B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12K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67EA110" w14:textId="390889A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33.18 / 0.9140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2F5BCA7" w14:textId="4FF4C70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29.37 / 0.8240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8532458" w14:textId="15B1FAA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28.53 / 0.7910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8A5F6FF" w14:textId="2D0386C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26.34 / 0.8080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20162DD" w14:textId="5745318C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31.10 / 0.9210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0BDC895" w14:textId="58F2DEEF" w:rsidR="00885A6E" w:rsidRPr="00AA7776" w:rsidRDefault="004E11E2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4E11E2">
              <w:rPr>
                <w:rFonts w:ascii="Times New Roman" w:hAnsi="Times New Roman"/>
                <w:color w:val="auto"/>
                <w:sz w:val="16"/>
                <w:szCs w:val="16"/>
              </w:rPr>
              <w:t>29.70 / 0.8516</w:t>
            </w:r>
          </w:p>
        </w:tc>
      </w:tr>
      <w:tr w:rsidR="00885A6E" w:rsidRPr="009752DF" w14:paraId="44115C4B" w14:textId="2BC4B7EC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1E83F9D" w14:textId="4A0DF7AC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VDSR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[9]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65DD248D" w14:textId="404B173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FD0301A" w14:textId="71B92CD1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665K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0D25174" w14:textId="30910EFB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33.66 / 0.9213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F8B9A4B" w14:textId="4D62F9E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29.77 / 0.8314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9AB1033" w14:textId="6B42C2B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28.82 / 0.7976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2997660" w14:textId="19711A0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27.14 / 0.8279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45F38C3" w14:textId="766E668D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32.01 / 0.9340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4D0B0A0" w14:textId="5493C1CD" w:rsidR="00885A6E" w:rsidRPr="00AA7776" w:rsidRDefault="004E11E2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4E11E2">
              <w:rPr>
                <w:rFonts w:ascii="Times New Roman" w:hAnsi="Times New Roman"/>
                <w:color w:val="auto"/>
                <w:sz w:val="16"/>
                <w:szCs w:val="16"/>
              </w:rPr>
              <w:t>30.28 / 0.8624</w:t>
            </w:r>
          </w:p>
        </w:tc>
      </w:tr>
      <w:tr w:rsidR="00885A6E" w:rsidRPr="009752DF" w14:paraId="252BED41" w14:textId="4514C670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041497C" w14:textId="52FA3D03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DRCN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[11]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03ACE31B" w14:textId="30D2050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A913A1C" w14:textId="036FC67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1,774K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06EF998" w14:textId="4E84390F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33.82 / 0.9226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C6A299D" w14:textId="67E2677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29.76 / 0.8311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FCB4D5F" w14:textId="6CA71B0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28.80 / 0.7963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563E71D" w14:textId="728363DD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27.15 / 0.8276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74A626D0" w14:textId="6826E26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32.24 / 0.9343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90D8822" w14:textId="4749748E" w:rsidR="00885A6E" w:rsidRPr="00AA7776" w:rsidRDefault="00640A9B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40A9B">
              <w:rPr>
                <w:rFonts w:ascii="Times New Roman" w:hAnsi="Times New Roman"/>
                <w:color w:val="auto"/>
                <w:sz w:val="16"/>
                <w:szCs w:val="16"/>
              </w:rPr>
              <w:t>30.35 / 0.8624</w:t>
            </w:r>
          </w:p>
        </w:tc>
      </w:tr>
      <w:tr w:rsidR="00885A6E" w:rsidRPr="009752DF" w14:paraId="3EED45FC" w14:textId="272C6B33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1399B79" w14:textId="4C30B0D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proofErr w:type="spellStart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LapSRN</w:t>
            </w:r>
            <w:proofErr w:type="spellEnd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&lt;EndNote&gt;&lt;Cite&gt;&lt;Author&gt;Lai&lt;/Author&gt;&lt;Year&gt;2017&lt;/Year&gt;&lt;RecNum&gt;48&lt;/RecNum&gt;&lt;DisplayText&gt;[21]&lt;/DisplayText&gt;&lt;record&gt;&lt;rec-number&gt;48&lt;/rec-number&gt;&lt;foreign-keys&gt;&lt;key app="EN" db-id="srxvfdd95r2023e09rp5vpah5wxe09vdzrzd" timestamp="1658464813"&gt;48&lt;/key&gt;&lt;/foreign-keys&gt;&lt;ref-type name="Conference Proceedings"&gt;10&lt;/ref-type&gt;&lt;contributors&gt;&lt;authors&gt;&lt;author&gt;Lai, Wei-Sheng&lt;/author&gt;&lt;author&gt;Huang, Jia-Bin&lt;/author&gt;&lt;author&gt;Ahuja, Narendra&lt;/author&gt;&lt;author&gt;Yang, Ming-Hsuan&lt;/author&gt;&lt;/authors&gt;&lt;/contributors&gt;&lt;titles&gt;&lt;title&gt;Deep laplacian pyramid networks for fast and accurate super-resolution&lt;/title&gt;&lt;secondary-title&gt;Proceedings of the IEEE conference on computer vision and pattern recognition&lt;/secondary-title&gt;&lt;/titles&gt;&lt;pages&gt;624-632&lt;/pages&gt;&lt;dates&gt;&lt;year&gt;2017&lt;/year&gt;&lt;/dates&gt;&lt;urls&gt;&lt;/urls&gt;&lt;/record&gt;&lt;/Cite&gt;&lt;/EndNote&gt;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[21]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3A0E4806" w14:textId="739C57AC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0EDEA91" w14:textId="35462C6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813K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24C9517" w14:textId="4456B01B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33.82 / 0.9227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F007A15" w14:textId="1C22F41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29.87 / 0.8320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0585298" w14:textId="6FE57041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28.82 / 0.7980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7655853" w14:textId="2A4CE88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27.07 / 0.8280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5FA5075" w14:textId="3FD0BDB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32.21 / 0.9350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E195E1D" w14:textId="62E8DB50" w:rsidR="00885A6E" w:rsidRPr="00AA7776" w:rsidRDefault="00640A9B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40A9B">
              <w:rPr>
                <w:rFonts w:ascii="Times New Roman" w:hAnsi="Times New Roman"/>
                <w:color w:val="auto"/>
                <w:sz w:val="16"/>
                <w:szCs w:val="16"/>
              </w:rPr>
              <w:t>30.36 / 0.8631</w:t>
            </w:r>
          </w:p>
        </w:tc>
      </w:tr>
      <w:tr w:rsidR="00885A6E" w:rsidRPr="009752DF" w14:paraId="420B30AF" w14:textId="5E3C6F87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FA2B834" w14:textId="2095F65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DRRN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&lt;EndNote&gt;&lt;Cite&gt;&lt;Author&gt;Tai&lt;/Author&gt;&lt;Year&gt;2017&lt;/Year&gt;&lt;RecNum&gt;47&lt;/RecNum&gt;&lt;DisplayText&gt;[24]&lt;/DisplayText&gt;&lt;record&gt;&lt;rec-number&gt;47&lt;/rec-number&gt;&lt;foreign-keys&gt;&lt;key app="EN" db-id="srxvfdd95r2023e09rp5vpah5wxe09vdzrzd" timestamp="1658427625"&gt;47&lt;/key&gt;&lt;/foreign-keys&gt;&lt;ref-type name="Conference Proceedings"&gt;10&lt;/ref-type&gt;&lt;contributors&gt;&lt;authors&gt;&lt;author&gt;Tai, Ying&lt;/author&gt;&lt;author&gt;Yang, Jian&lt;/author&gt;&lt;author&gt;Liu, Xiaoming&lt;/author&gt;&lt;/authors&gt;&lt;/contributors&gt;&lt;titles&gt;&lt;title&gt;Image super-resolution via deep recursive residual network&lt;/title&gt;&lt;secondary-title&gt;Proceedings of the IEEE conference on computer vision and pattern recognition&lt;/secondary-title&gt;&lt;/titles&gt;&lt;pages&gt;3147-3155&lt;/pages&gt;&lt;dates&gt;&lt;year&gt;2017&lt;/year&gt;&lt;/dates&gt;&lt;urls&gt;&lt;/urls&gt;&lt;/record&gt;&lt;/Cite&gt;&lt;/EndNote&gt;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[24]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10816CB3" w14:textId="53DEB73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033BF48" w14:textId="38B60DFF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297K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C3E0618" w14:textId="6D76E21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34.03 / 0.9244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27CB7DD" w14:textId="0976639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29.96 / 0.8349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5A6578D" w14:textId="56ACCE37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28.95 / 0.8004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797993E3" w14:textId="313994E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27.53 / 0.8378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82B593C" w14:textId="0383E202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32.71 / 0.9379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F8F6496" w14:textId="7EB8295F" w:rsidR="00885A6E" w:rsidRPr="00AA7776" w:rsidRDefault="00640A9B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40A9B">
              <w:rPr>
                <w:rFonts w:ascii="Times New Roman" w:hAnsi="Times New Roman"/>
                <w:color w:val="auto"/>
                <w:sz w:val="16"/>
                <w:szCs w:val="16"/>
              </w:rPr>
              <w:t>30.64 / 0.8671</w:t>
            </w:r>
          </w:p>
        </w:tc>
      </w:tr>
      <w:tr w:rsidR="00885A6E" w:rsidRPr="009752DF" w14:paraId="5752E14E" w14:textId="4B12A077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25773E7" w14:textId="540F323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proofErr w:type="spellStart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MemNet</w:t>
            </w:r>
            <w:proofErr w:type="spellEnd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9E3F03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&lt;EndNote&gt;&lt;Cite&gt;&lt;Author&gt;Tai&lt;/Author&gt;&lt;Year&gt;2017&lt;/Year&gt;&lt;RecNum&gt;55&lt;/RecNum&gt;&lt;DisplayText&gt;[28]&lt;/DisplayText&gt;&lt;record&gt;&lt;rec-number&gt;55&lt;/rec-number&gt;&lt;foreign-keys&gt;&lt;key app="EN" db-id="9tr2d2ds7prvf4exd5apa0vtef2v9arspsdw" timestamp="1538515055"&gt;55&lt;/key&gt;&lt;/foreign-keys&gt;&lt;ref-type name="Conference Proceedings"&gt;10&lt;/ref-type&gt;&lt;contributors&gt;&lt;authors&gt;&lt;author&gt;Tai, Ying&lt;/author&gt;&lt;author&gt;Yang, Jian&lt;/author&gt;&lt;author&gt;Liu, Xiaoming&lt;/author&gt;&lt;author&gt;Xu, Chunyan&lt;/author&gt;&lt;/authors&gt;&lt;/contributors&gt;&lt;titles&gt;&lt;title&gt;Memnet: A persistent memory network for image restoration&lt;/title&gt;&lt;secondary-title&gt;Proceedings of the IEEE Conference on Computer Vision and Pattern Recognition&lt;/secondary-title&gt;&lt;/titles&gt;&lt;pages&gt;4539-4547&lt;/pages&gt;&lt;dates&gt;&lt;year&gt;2017&lt;/year&gt;&lt;/dates&gt;&lt;urls&gt;&lt;/urls&gt;&lt;/record&gt;&lt;/Cite&gt;&lt;/EndNote&gt;</w:instrText>
            </w:r>
            <w:r w:rsidRPr="009E3F03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[28]</w:t>
            </w:r>
            <w:r w:rsidRPr="009E3F03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300645F4" w14:textId="6A76608B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BB65DBB" w14:textId="1F0E180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677K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E36C2B3" w14:textId="0F2579E1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34.09 / 0.9248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5D818EE" w14:textId="53B9EF5F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30.00 / 0.8350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E413C60" w14:textId="0F232AF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28.96 / 0.8001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7B60783" w14:textId="652B862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27.56 / 0.8376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D4B2839" w14:textId="2A397DB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32.51 / 0.9369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4A2C422" w14:textId="70C28025" w:rsidR="00885A6E" w:rsidRPr="00AA7776" w:rsidRDefault="00D9403B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9403B">
              <w:rPr>
                <w:rFonts w:ascii="Times New Roman" w:hAnsi="Times New Roman"/>
                <w:color w:val="auto"/>
                <w:sz w:val="16"/>
                <w:szCs w:val="16"/>
              </w:rPr>
              <w:t>30.62 / 0.8669</w:t>
            </w:r>
          </w:p>
        </w:tc>
      </w:tr>
      <w:tr w:rsidR="00885A6E" w:rsidRPr="009752DF" w14:paraId="2B1341A0" w14:textId="134B0A18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64BD731" w14:textId="7B92AD71" w:rsidR="00885A6E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ASRN 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461334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&lt;EndNote&gt;&lt;Cite&gt;&lt;Author&gt;Li&lt;/Author&gt;&lt;Year&gt;2022&lt;/Year&gt;&lt;RecNum&gt;52&lt;/RecNum&gt;&lt;DisplayText&gt;[49]&lt;/DisplayText&gt;&lt;record&gt;&lt;rec-number&gt;52&lt;/rec-number&gt;&lt;foreign-keys&gt;&lt;key app="EN" db-id="srxvfdd95r2023e09rp5vpah5wxe09vdzrzd" timestamp="1658754821"&gt;52&lt;/key&gt;&lt;/foreign-keys&gt;&lt;ref-type name="Journal Article"&gt;17&lt;/ref-type&gt;&lt;contributors&gt;&lt;authors&gt;&lt;author&gt;Li, Juncheng&lt;/author&gt;&lt;author&gt;Fang, Faming&lt;/author&gt;&lt;author&gt;Zeng, Tieyong&lt;/author&gt;&lt;author&gt;Zhang, Guixu&lt;/author&gt;&lt;author&gt;Wang, Xizhao&lt;/author&gt;&lt;/authors&gt;&lt;/contributors&gt;&lt;titles&gt;&lt;title&gt;Adjustable Super-Resolution Network via Deep Supervised Learning and Progressive Self-Distillation&lt;/title&gt;&lt;secondary-title&gt;Neurocomputing&lt;/secondary-title&gt;&lt;/titles&gt;&lt;periodical&gt;&lt;full-title&gt;Neurocomputing&lt;/full-title&gt;&lt;/periodical&gt;&lt;dates&gt;&lt;year&gt;2022&lt;/year&gt;&lt;/dates&gt;&lt;isbn&gt;0925-2312&lt;/isbn&gt;&lt;urls&gt;&lt;/urls&gt;&lt;/record&gt;&lt;/Cite&gt;&lt;/EndNote&gt;</w:instrTex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461334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[49]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468B3A5B" w14:textId="733E66F2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64AA0CE" w14:textId="5096FE35" w:rsidR="00885A6E" w:rsidRPr="00D1276E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248K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807E051" w14:textId="28A33954" w:rsidR="00885A6E" w:rsidRPr="00D1276E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33.84 / 0.9223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1356954" w14:textId="72E41084" w:rsidR="00885A6E" w:rsidRPr="00D1276E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29.97 / 0.8348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916968E" w14:textId="1435F5F7" w:rsidR="00885A6E" w:rsidRPr="00D1276E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28.86 / 0.7990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29A93AA" w14:textId="596C9CEA" w:rsidR="00885A6E" w:rsidRPr="00D1276E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27.41 / 0.8342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F1F9E92" w14:textId="2E20D427" w:rsidR="00885A6E" w:rsidRPr="00D1276E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32.63 / 0.9364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0CF07F8" w14:textId="2D06CFCF" w:rsidR="00885A6E" w:rsidRDefault="00D9403B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9403B">
              <w:rPr>
                <w:rFonts w:ascii="Times New Roman" w:hAnsi="Times New Roman"/>
                <w:color w:val="auto"/>
                <w:sz w:val="16"/>
                <w:szCs w:val="16"/>
              </w:rPr>
              <w:t>30.54 / 0.8653</w:t>
            </w:r>
          </w:p>
        </w:tc>
      </w:tr>
      <w:tr w:rsidR="00885A6E" w:rsidRPr="009752DF" w14:paraId="36B4EA8E" w14:textId="61719959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CF1B35F" w14:textId="3870D6B9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IDN </w:t>
            </w:r>
            <w:r w:rsidRPr="00CF0AB7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&lt;EndNote&gt;&lt;Cite&gt;&lt;Author&gt;Hui&lt;/Author&gt;&lt;Year&gt;2019&lt;/Year&gt;&lt;RecNum&gt;55&lt;/RecNum&gt;&lt;DisplayText&gt;[40]&lt;/DisplayText&gt;&lt;record&gt;&lt;rec-number&gt;55&lt;/rec-number&gt;&lt;foreign-keys&gt;&lt;key app="EN" db-id="srxvfdd95r2023e09rp5vpah5wxe09vdzrzd" timestamp="1658824671"&gt;55&lt;/key&gt;&lt;/foreign-keys&gt;&lt;ref-type name="Conference Proceedings"&gt;10&lt;/ref-type&gt;&lt;contributors&gt;&lt;authors&gt;&lt;author&gt;Hui, Zheng&lt;/author&gt;&lt;author&gt;Gao, Xinbo&lt;/author&gt;&lt;author&gt;Yang, Yunchu&lt;/author&gt;&lt;author&gt;Wang, Xiumei&lt;/author&gt;&lt;/authors&gt;&lt;/contributors&gt;&lt;titles&gt;&lt;title&gt;Lightweight image super-resolution with information multi-distillation network&lt;/title&gt;&lt;secondary-title&gt;Proceedings of the 27th acm international conference on multimedia&lt;/secondary-title&gt;&lt;/titles&gt;&lt;pages&gt;2024-2032&lt;/pages&gt;&lt;dates&gt;&lt;year&gt;2019&lt;/year&gt;&lt;/dates&gt;&lt;urls&gt;&lt;/urls&gt;&lt;/record&gt;&lt;/Cite&gt;&lt;/EndNote&gt;</w:instrText>
            </w:r>
            <w:r w:rsidRPr="00CF0AB7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[40]</w:t>
            </w:r>
            <w:r w:rsidRPr="00CF0AB7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1F7B16C2" w14:textId="7C05E570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5024E2BF" w14:textId="2BA718D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1276E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553K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21BA429" w14:textId="7CDEB79F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1276E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34.11 / 0.9253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9758C83" w14:textId="248BE1A8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1276E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29.99 / 0.8354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D9C72B4" w14:textId="27416354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1276E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28.95 / 0.8013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5E9398F" w14:textId="07C917BE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1276E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27.42 / 0.8359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F51F871" w14:textId="3B3A7D23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1276E">
              <w:rPr>
                <w:rFonts w:ascii="Times New Roman" w:hAnsi="Times New Roman"/>
                <w:color w:val="auto"/>
                <w:sz w:val="16"/>
                <w:szCs w:val="16"/>
              </w:rPr>
              <w:t>32.71 / 0.9381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E14C685" w14:textId="58FFA307" w:rsidR="00885A6E" w:rsidRPr="00D1276E" w:rsidRDefault="00D9403B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9403B">
              <w:rPr>
                <w:rFonts w:ascii="Times New Roman" w:hAnsi="Times New Roman"/>
                <w:color w:val="auto"/>
                <w:sz w:val="16"/>
                <w:szCs w:val="16"/>
              </w:rPr>
              <w:t>30.64 / 0.8672</w:t>
            </w:r>
          </w:p>
        </w:tc>
      </w:tr>
      <w:tr w:rsidR="00885A6E" w:rsidRPr="009752DF" w14:paraId="7019DE36" w14:textId="5E10B854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D98216A" w14:textId="66D1BB21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SRMDNF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&lt;EndNote&gt;&lt;Cite&gt;&lt;Author&gt;Zhang&lt;/Author&gt;&lt;Year&gt;2018&lt;/Year&gt;&lt;RecNum&gt;13&lt;/RecNum&gt;&lt;DisplayText&gt;[34]&lt;/DisplayText&gt;&lt;record&gt;&lt;rec-number&gt;13&lt;/rec-number&gt;&lt;foreign-keys&gt;&lt;key app="EN" db-id="srxvfdd95r2023e09rp5vpah5wxe09vdzrzd" timestamp="1658043831"&gt;13&lt;/key&gt;&lt;/foreign-keys&gt;&lt;ref-type name="Conference Proceedings"&gt;10&lt;/ref-type&gt;&lt;contributors&gt;&lt;authors&gt;&lt;author&gt;Zhang, Kai&lt;/author&gt;&lt;author&gt;Zuo, Wangmeng&lt;/author&gt;&lt;author&gt;Zhang, Lei&lt;/author&gt;&lt;/authors&gt;&lt;/contributors&gt;&lt;titles&gt;&lt;title&gt;Learning a single convolutional super-resolution network for multiple degradations&lt;/title&gt;&lt;secondary-title&gt;Proceedings of the IEEE conference on computer vision and pattern recognition&lt;/secondary-title&gt;&lt;/titles&gt;&lt;pages&gt;3262-3271&lt;/pages&gt;&lt;dates&gt;&lt;year&gt;2018&lt;/year&gt;&lt;/dates&gt;&lt;urls&gt;&lt;/urls&gt;&lt;/record&gt;&lt;/Cite&gt;&lt;/EndNote&gt;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[34]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4046B3BA" w14:textId="642B6527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369C6B3" w14:textId="178293CA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1,528K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BF8C2F4" w14:textId="1C216705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34.12 / 0.9254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15BE348" w14:textId="46AF2542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30.04 / 0.8382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D2B166D" w14:textId="4B548BFD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28.97 / 0.8025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09082233" w14:textId="6FD06AEF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27.57 / 0.8398 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814C6C3" w14:textId="035E5C16" w:rsidR="00885A6E" w:rsidRPr="00AA7776" w:rsidRDefault="00885A6E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33.00 / 0.9403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427C4A74" w14:textId="116DCFC4" w:rsidR="00885A6E" w:rsidRPr="00AA7776" w:rsidRDefault="00C13201" w:rsidP="00A90C07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13201">
              <w:rPr>
                <w:rFonts w:ascii="Times New Roman" w:hAnsi="Times New Roman"/>
                <w:color w:val="auto"/>
                <w:sz w:val="16"/>
                <w:szCs w:val="16"/>
              </w:rPr>
              <w:t>30.74 / 0.8692</w:t>
            </w:r>
          </w:p>
        </w:tc>
      </w:tr>
      <w:tr w:rsidR="00885A6E" w:rsidRPr="009752DF" w14:paraId="63A5CB73" w14:textId="3541191C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DE89EA7" w14:textId="1CA0244C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CARN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&lt;EndNote&gt;&lt;Cite&gt;&lt;Author&gt;Ahn&lt;/Author&gt;&lt;Year&gt;2018&lt;/Year&gt;&lt;RecNum&gt;10&lt;/RecNum&gt;&lt;DisplayText&gt;[32]&lt;/DisplayText&gt;&lt;record&gt;&lt;rec-number&gt;10&lt;/rec-number&gt;&lt;foreign-keys&gt;&lt;key app="EN" db-id="srxvfdd95r2023e09rp5vpah5wxe09vdzrzd" timestamp="1658036638"&gt;10&lt;/key&gt;&lt;/foreign-keys&gt;&lt;ref-type name="Conference Proceedings"&gt;10&lt;/ref-type&gt;&lt;contributors&gt;&lt;authors&gt;&lt;author&gt;Ahn, Namhyuk&lt;/author&gt;&lt;author&gt;Kang, Byungkon&lt;/author&gt;&lt;author&gt;Sohn, Kyung-Ah&lt;/author&gt;&lt;/authors&gt;&lt;/contributors&gt;&lt;titles&gt;&lt;title&gt;Fast, accurate, and lightweight super-resolution with cascading residual network&lt;/title&gt;&lt;secondary-title&gt;Proceedings of the European conference on computer vision (ECCV)&lt;/secondary-title&gt;&lt;/titles&gt;&lt;pages&gt;252-268&lt;/pages&gt;&lt;dates&gt;&lt;year&gt;2018&lt;/year&gt;&lt;/dates&gt;&lt;urls&gt;&lt;/urls&gt;&lt;/record&gt;&lt;/Cite&gt;&lt;/EndNote&gt;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[32]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501B4143" w14:textId="6FD47690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40A383F4" w14:textId="217DFF02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1,592K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C09EE99" w14:textId="69F1D246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34.29 / </w:t>
            </w:r>
            <w:r w:rsidRPr="008C3320">
              <w:rPr>
                <w:rFonts w:ascii="Times New Roman" w:hAnsi="Times New Roman"/>
                <w:color w:val="0070C0"/>
                <w:sz w:val="16"/>
                <w:szCs w:val="16"/>
                <w:u w:val="single"/>
              </w:rPr>
              <w:t>0.9255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04133DF3" w14:textId="41703D8E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30.29 / 0.8407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713C4900" w14:textId="631D3399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C101F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29.06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/ 0.8034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0C967E8" w14:textId="30EE99B3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28.06 / </w:t>
            </w:r>
            <w:r w:rsidRPr="000C101F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0.8493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9A40021" w14:textId="312398EE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33.50 / 0.9440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D6D2044" w14:textId="5E3771EA" w:rsidR="00885A6E" w:rsidRPr="00AA7776" w:rsidRDefault="00C13201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13201">
              <w:rPr>
                <w:rFonts w:ascii="Times New Roman" w:hAnsi="Times New Roman"/>
                <w:color w:val="auto"/>
                <w:sz w:val="16"/>
                <w:szCs w:val="16"/>
              </w:rPr>
              <w:t>31.04 / 0.8726</w:t>
            </w:r>
          </w:p>
        </w:tc>
      </w:tr>
      <w:tr w:rsidR="00885A6E" w:rsidRPr="009752DF" w14:paraId="61B2C2FD" w14:textId="7E7B830D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7E797F1" w14:textId="3EC39123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IMDN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&lt;EndNote&gt;&lt;Cite&gt;&lt;Author&gt;Hui&lt;/Author&gt;&lt;Year&gt;2019&lt;/Year&gt;&lt;RecNum&gt;8&lt;/RecNum&gt;&lt;DisplayText&gt;[40]&lt;/DisplayText&gt;&lt;record&gt;&lt;rec-number&gt;8&lt;/rec-number&gt;&lt;foreign-keys&gt;&lt;key app="EN" db-id="srxvfdd95r2023e09rp5vpah5wxe09vdzrzd" timestamp="1658035122"&gt;8&lt;/key&gt;&lt;/foreign-keys&gt;&lt;ref-type name="Conference Proceedings"&gt;10&lt;/ref-type&gt;&lt;contributors&gt;&lt;authors&gt;&lt;author&gt;Hui, Zheng&lt;/author&gt;&lt;author&gt;Gao, Xinbo&lt;/author&gt;&lt;author&gt;Yang, Yunchu&lt;/author&gt;&lt;author&gt;Wang, Xiumei&lt;/author&gt;&lt;/authors&gt;&lt;/contributors&gt;&lt;titles&gt;&lt;title&gt;Lightweight image super-resolution with information multi-distillation network&lt;/title&gt;&lt;secondary-title&gt;Proceedings of the 27th acm international conference on multimedia&lt;/secondary-title&gt;&lt;/titles&gt;&lt;pages&gt;2024-2032&lt;/pages&gt;&lt;dates&gt;&lt;year&gt;2019&lt;/year&gt;&lt;/dates&gt;&lt;urls&gt;&lt;/urls&gt;&lt;/record&gt;&lt;/Cite&gt;&lt;/EndNote&gt;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[40]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7ABCC559" w14:textId="44D553A5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6EBEE81" w14:textId="2A5373F0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703K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429986B" w14:textId="6494D4E5" w:rsidR="00885A6E" w:rsidRPr="002F2100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C101F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34.36</w:t>
            </w:r>
            <w:r w:rsidRPr="000C101F">
              <w:rPr>
                <w:rFonts w:ascii="Times New Roman" w:hAnsi="Times New Roman"/>
                <w:color w:val="FF0000"/>
                <w:sz w:val="16"/>
                <w:szCs w:val="16"/>
              </w:rPr>
              <w:t xml:space="preserve"> </w:t>
            </w:r>
            <w:r w:rsidRPr="002F2100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/ </w:t>
            </w:r>
            <w:r w:rsidRPr="008C3320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0.9270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AC8F446" w14:textId="087A9848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4F75D5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>30.32 / 0.8417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2A4FEC23" w14:textId="2A6D0B05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C101F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29.09</w:t>
            </w:r>
            <w:r w:rsidRPr="000C101F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 </w:t>
            </w:r>
            <w:r w:rsidRPr="004F75D5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/ </w:t>
            </w:r>
            <w:r w:rsidRPr="000C101F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0.8046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722B1DC" w14:textId="0752CEC6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C101F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28.17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 </w:t>
            </w:r>
            <w:r w:rsidRPr="004F75D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0.8519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90E3922" w14:textId="5A2050B9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C101F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33.61</w:t>
            </w:r>
            <w:r w:rsidRPr="002459B7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 / </w:t>
            </w:r>
            <w:r w:rsidRPr="000C101F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0.9446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635F8C52" w14:textId="5E7D4694" w:rsidR="00885A6E" w:rsidRPr="00E81011" w:rsidRDefault="00E81011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5B9BD5" w:themeColor="accent1"/>
                <w:sz w:val="16"/>
                <w:szCs w:val="16"/>
              </w:rPr>
            </w:pPr>
            <w:r w:rsidRPr="00A00B32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31.11</w:t>
            </w:r>
            <w:r w:rsidRPr="00E81011">
              <w:rPr>
                <w:rFonts w:ascii="Times New Roman" w:hAnsi="Times New Roman"/>
                <w:color w:val="000000" w:themeColor="text1"/>
                <w:sz w:val="16"/>
                <w:szCs w:val="16"/>
              </w:rPr>
              <w:t xml:space="preserve"> / </w:t>
            </w:r>
            <w:r w:rsidRPr="00A00B32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0.8740</w:t>
            </w:r>
          </w:p>
        </w:tc>
      </w:tr>
      <w:tr w:rsidR="00885A6E" w:rsidRPr="009752DF" w14:paraId="28558559" w14:textId="639716B4" w:rsidTr="00885A6E">
        <w:trPr>
          <w:jc w:val="center"/>
        </w:trPr>
        <w:tc>
          <w:tcPr>
            <w:tcW w:w="153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6855B154" w14:textId="6086A846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SENext (Our)</w:t>
            </w:r>
          </w:p>
        </w:tc>
        <w:tc>
          <w:tcPr>
            <w:tcW w:w="630" w:type="dxa"/>
            <w:tcBorders>
              <w:top w:val="nil"/>
              <w:bottom w:val="nil"/>
            </w:tcBorders>
            <w:shd w:val="clear" w:color="auto" w:fill="auto"/>
          </w:tcPr>
          <w:p w14:paraId="3A80DD0D" w14:textId="276E3524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3×</w:t>
            </w:r>
          </w:p>
        </w:tc>
        <w:tc>
          <w:tcPr>
            <w:tcW w:w="9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CAD0706" w14:textId="48DD0EE2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54K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14F36014" w14:textId="78853B27" w:rsidR="00885A6E" w:rsidRPr="001C3A63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FF0000"/>
                <w:sz w:val="16"/>
                <w:szCs w:val="16"/>
              </w:rPr>
            </w:pPr>
            <w:r w:rsidRPr="000C101F">
              <w:rPr>
                <w:rFonts w:ascii="Times New Roman" w:hAnsi="Times New Roman"/>
                <w:color w:val="00B0F0"/>
                <w:sz w:val="16"/>
                <w:szCs w:val="16"/>
                <w:u w:val="single"/>
              </w:rPr>
              <w:t>34.32</w:t>
            </w:r>
            <w:r w:rsidRPr="000C101F">
              <w:rPr>
                <w:rFonts w:ascii="Times New Roman" w:hAnsi="Times New Roman"/>
                <w:color w:val="00B0F0"/>
                <w:sz w:val="16"/>
                <w:szCs w:val="16"/>
              </w:rPr>
              <w:t xml:space="preserve"> </w:t>
            </w:r>
            <w:r w:rsidRPr="001C3A63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/ </w:t>
            </w:r>
            <w:r w:rsidRPr="008C3320">
              <w:rPr>
                <w:rFonts w:ascii="Times New Roman" w:hAnsi="Times New Roman"/>
                <w:color w:val="0070C0"/>
                <w:sz w:val="16"/>
                <w:szCs w:val="16"/>
                <w:u w:val="single"/>
              </w:rPr>
              <w:t>0.9255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57B98C26" w14:textId="6C9DEF5A" w:rsidR="00885A6E" w:rsidRPr="004F75D5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</w:pPr>
            <w:r w:rsidRPr="004F75D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31.08 /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 0.8419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04426014" w14:textId="196BCA59" w:rsidR="00885A6E" w:rsidRPr="004F75D5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29</w:t>
            </w:r>
            <w:r w:rsidRPr="004F75D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.1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1 </w:t>
            </w:r>
            <w:r w:rsidRPr="004F75D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 </w:t>
            </w:r>
            <w:r w:rsidRPr="008C3320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0.8047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016CA3AE" w14:textId="3120DDFB" w:rsidR="00885A6E" w:rsidRPr="004F75D5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</w:pPr>
            <w:r w:rsidRPr="004F75D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28.60 / 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0.8519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FCFF778" w14:textId="2DF4F135" w:rsidR="00885A6E" w:rsidRPr="004F75D5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</w:pPr>
            <w:r w:rsidRPr="004F75D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3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3</w:t>
            </w:r>
            <w:r w:rsidRPr="004F75D5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.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63 / 0.9451</w:t>
            </w:r>
          </w:p>
        </w:tc>
        <w:tc>
          <w:tcPr>
            <w:tcW w:w="1376" w:type="dxa"/>
            <w:tcBorders>
              <w:top w:val="nil"/>
              <w:bottom w:val="nil"/>
            </w:tcBorders>
          </w:tcPr>
          <w:p w14:paraId="364EED54" w14:textId="0A657898" w:rsidR="00885A6E" w:rsidRPr="004F75D5" w:rsidRDefault="00E81011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</w:pPr>
            <w:r w:rsidRPr="00A00B32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31.35</w:t>
            </w:r>
            <w:r w:rsidRPr="00E81011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 </w:t>
            </w:r>
            <w:r w:rsidRPr="00A00B32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0.8738</w:t>
            </w:r>
          </w:p>
        </w:tc>
      </w:tr>
      <w:tr w:rsidR="00885A6E" w:rsidRPr="009752DF" w14:paraId="239FE28E" w14:textId="0CF3859D" w:rsidTr="00885A6E">
        <w:trPr>
          <w:jc w:val="center"/>
        </w:trPr>
        <w:tc>
          <w:tcPr>
            <w:tcW w:w="153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01C512BD" w14:textId="77777777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bookmarkStart w:id="21" w:name="_Hlk36052404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Bicubic</w:t>
            </w:r>
          </w:p>
        </w:tc>
        <w:tc>
          <w:tcPr>
            <w:tcW w:w="630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6074F9CB" w14:textId="77777777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029FBEC8" w14:textId="07C59096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-/-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45669D74" w14:textId="50C58DD5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D0E69">
              <w:rPr>
                <w:rFonts w:ascii="Times New Roman" w:hAnsi="Times New Roman"/>
                <w:color w:val="auto"/>
                <w:sz w:val="16"/>
                <w:szCs w:val="16"/>
              </w:rPr>
              <w:t>28.42 / 0.8104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0CB337B9" w14:textId="0E109BBB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26.00 / 0.7027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526D70C0" w14:textId="1C763BC0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25.96 / 0.6675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4B8B4699" w14:textId="325EF976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23.14 / 0.6577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3920350C" w14:textId="539EB932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24.89 / 0.7866</w:t>
            </w:r>
          </w:p>
        </w:tc>
        <w:tc>
          <w:tcPr>
            <w:tcW w:w="1376" w:type="dxa"/>
            <w:tcBorders>
              <w:top w:val="single" w:sz="4" w:space="0" w:color="auto"/>
              <w:bottom w:val="nil"/>
            </w:tcBorders>
          </w:tcPr>
          <w:p w14:paraId="75598032" w14:textId="14BB9761" w:rsidR="00885A6E" w:rsidRPr="008B5E03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25.68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0.7250</w:t>
            </w:r>
          </w:p>
        </w:tc>
      </w:tr>
      <w:tr w:rsidR="00885A6E" w:rsidRPr="009752DF" w14:paraId="15721059" w14:textId="0597E5CB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26C5BE30" w14:textId="495968C5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SRCNN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[6]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18144A4D" w14:textId="06820BE2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5D73224B" w14:textId="41487C18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57K</w:t>
            </w:r>
          </w:p>
        </w:tc>
        <w:tc>
          <w:tcPr>
            <w:tcW w:w="1376" w:type="dxa"/>
          </w:tcPr>
          <w:p w14:paraId="24F78B89" w14:textId="0CFD610F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30.48 / 0.8628</w:t>
            </w:r>
          </w:p>
        </w:tc>
        <w:tc>
          <w:tcPr>
            <w:tcW w:w="1376" w:type="dxa"/>
          </w:tcPr>
          <w:p w14:paraId="47B0DD03" w14:textId="717FE908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27.50 / 0.7513</w:t>
            </w:r>
          </w:p>
        </w:tc>
        <w:tc>
          <w:tcPr>
            <w:tcW w:w="1376" w:type="dxa"/>
          </w:tcPr>
          <w:p w14:paraId="671B988D" w14:textId="1957AB13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26.90 / 0.7010</w:t>
            </w:r>
          </w:p>
        </w:tc>
        <w:tc>
          <w:tcPr>
            <w:tcW w:w="1376" w:type="dxa"/>
          </w:tcPr>
          <w:p w14:paraId="28B8389C" w14:textId="72468CF0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24.52 / 0.7221</w:t>
            </w:r>
          </w:p>
        </w:tc>
        <w:tc>
          <w:tcPr>
            <w:tcW w:w="1376" w:type="dxa"/>
          </w:tcPr>
          <w:p w14:paraId="3E6074EA" w14:textId="107AC6FB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27.58 / 0.8555</w:t>
            </w:r>
          </w:p>
        </w:tc>
        <w:tc>
          <w:tcPr>
            <w:tcW w:w="1376" w:type="dxa"/>
          </w:tcPr>
          <w:p w14:paraId="2F575851" w14:textId="5DC97E90" w:rsidR="00885A6E" w:rsidRPr="008B5E03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27.40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0.7785</w:t>
            </w:r>
          </w:p>
        </w:tc>
      </w:tr>
      <w:tr w:rsidR="00885A6E" w:rsidRPr="009752DF" w14:paraId="6C5E511C" w14:textId="44E3DE69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53E9E9EB" w14:textId="45555D85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FSRCNN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[7]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07D251E6" w14:textId="351E4E59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2A9C903D" w14:textId="14CD8800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12K </w:t>
            </w:r>
          </w:p>
        </w:tc>
        <w:tc>
          <w:tcPr>
            <w:tcW w:w="1376" w:type="dxa"/>
          </w:tcPr>
          <w:p w14:paraId="53564A07" w14:textId="20DCB25B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30.72 / 0.8660</w:t>
            </w:r>
          </w:p>
        </w:tc>
        <w:tc>
          <w:tcPr>
            <w:tcW w:w="1376" w:type="dxa"/>
          </w:tcPr>
          <w:p w14:paraId="3062CE87" w14:textId="72764B68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27.61 / 0.7550</w:t>
            </w:r>
          </w:p>
        </w:tc>
        <w:tc>
          <w:tcPr>
            <w:tcW w:w="1376" w:type="dxa"/>
          </w:tcPr>
          <w:p w14:paraId="5999DEAB" w14:textId="1E141966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26.98 / 0.7150</w:t>
            </w:r>
          </w:p>
        </w:tc>
        <w:tc>
          <w:tcPr>
            <w:tcW w:w="1376" w:type="dxa"/>
          </w:tcPr>
          <w:p w14:paraId="7F0026DA" w14:textId="4593B31E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24.62 / 0.7280</w:t>
            </w:r>
          </w:p>
        </w:tc>
        <w:tc>
          <w:tcPr>
            <w:tcW w:w="1376" w:type="dxa"/>
          </w:tcPr>
          <w:p w14:paraId="43DF6624" w14:textId="45F861BD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B5E03">
              <w:rPr>
                <w:rFonts w:ascii="Times New Roman" w:hAnsi="Times New Roman"/>
                <w:color w:val="auto"/>
                <w:sz w:val="16"/>
                <w:szCs w:val="16"/>
              </w:rPr>
              <w:t>27.90 / 0.8610</w:t>
            </w:r>
          </w:p>
        </w:tc>
        <w:tc>
          <w:tcPr>
            <w:tcW w:w="1376" w:type="dxa"/>
          </w:tcPr>
          <w:p w14:paraId="74D84AD1" w14:textId="7716012B" w:rsidR="00885A6E" w:rsidRPr="008B5E03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27.57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0.7850</w:t>
            </w:r>
          </w:p>
        </w:tc>
      </w:tr>
      <w:tr w:rsidR="00885A6E" w:rsidRPr="009752DF" w14:paraId="10849054" w14:textId="28BB2A9D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795A9DCC" w14:textId="01F21AD4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VDSR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[9]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42849F5D" w14:textId="1B26CE08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74E277DE" w14:textId="2BE73554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665K </w:t>
            </w:r>
          </w:p>
        </w:tc>
        <w:tc>
          <w:tcPr>
            <w:tcW w:w="1376" w:type="dxa"/>
          </w:tcPr>
          <w:p w14:paraId="2F1D6B9F" w14:textId="366F640A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35818">
              <w:rPr>
                <w:rFonts w:ascii="Times New Roman" w:hAnsi="Times New Roman"/>
                <w:color w:val="auto"/>
                <w:sz w:val="16"/>
                <w:szCs w:val="16"/>
              </w:rPr>
              <w:t>31.35 / 0.8838</w:t>
            </w:r>
          </w:p>
        </w:tc>
        <w:tc>
          <w:tcPr>
            <w:tcW w:w="1376" w:type="dxa"/>
          </w:tcPr>
          <w:p w14:paraId="16B682DD" w14:textId="03D2274E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35818">
              <w:rPr>
                <w:rFonts w:ascii="Times New Roman" w:hAnsi="Times New Roman"/>
                <w:color w:val="auto"/>
                <w:sz w:val="16"/>
                <w:szCs w:val="16"/>
              </w:rPr>
              <w:t>28.01 / 0.7674</w:t>
            </w:r>
          </w:p>
        </w:tc>
        <w:tc>
          <w:tcPr>
            <w:tcW w:w="1376" w:type="dxa"/>
          </w:tcPr>
          <w:p w14:paraId="72C7126D" w14:textId="0037C763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35818">
              <w:rPr>
                <w:rFonts w:ascii="Times New Roman" w:hAnsi="Times New Roman"/>
                <w:color w:val="auto"/>
                <w:sz w:val="16"/>
                <w:szCs w:val="16"/>
              </w:rPr>
              <w:t>27.29 / 0.7251</w:t>
            </w:r>
          </w:p>
        </w:tc>
        <w:tc>
          <w:tcPr>
            <w:tcW w:w="1376" w:type="dxa"/>
          </w:tcPr>
          <w:p w14:paraId="5A1ADE00" w14:textId="17D975E9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35818">
              <w:rPr>
                <w:rFonts w:ascii="Times New Roman" w:hAnsi="Times New Roman"/>
                <w:color w:val="auto"/>
                <w:sz w:val="16"/>
                <w:szCs w:val="16"/>
              </w:rPr>
              <w:t>25.18 / 0.7524</w:t>
            </w:r>
          </w:p>
        </w:tc>
        <w:tc>
          <w:tcPr>
            <w:tcW w:w="1376" w:type="dxa"/>
          </w:tcPr>
          <w:p w14:paraId="53C39053" w14:textId="5B2EE219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35818">
              <w:rPr>
                <w:rFonts w:ascii="Times New Roman" w:hAnsi="Times New Roman"/>
                <w:color w:val="auto"/>
                <w:sz w:val="16"/>
                <w:szCs w:val="16"/>
              </w:rPr>
              <w:t>28.83 / 0.8870</w:t>
            </w:r>
          </w:p>
        </w:tc>
        <w:tc>
          <w:tcPr>
            <w:tcW w:w="1376" w:type="dxa"/>
          </w:tcPr>
          <w:p w14:paraId="2F5E9816" w14:textId="1C6DBA8E" w:rsidR="00885A6E" w:rsidRPr="00D35818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28.13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0.8031</w:t>
            </w:r>
          </w:p>
        </w:tc>
      </w:tr>
      <w:tr w:rsidR="00885A6E" w:rsidRPr="009752DF" w14:paraId="049DB74A" w14:textId="5AFD4FAB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48A1A7A1" w14:textId="77E4F8F2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DRCN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[11]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6BF84367" w14:textId="2C240762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2E3EB28A" w14:textId="5FF59C60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1,774K</w:t>
            </w:r>
          </w:p>
        </w:tc>
        <w:tc>
          <w:tcPr>
            <w:tcW w:w="1376" w:type="dxa"/>
          </w:tcPr>
          <w:p w14:paraId="3654362B" w14:textId="578CC0E3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E67B9">
              <w:rPr>
                <w:rFonts w:ascii="Times New Roman" w:hAnsi="Times New Roman"/>
                <w:color w:val="auto"/>
                <w:sz w:val="16"/>
                <w:szCs w:val="16"/>
              </w:rPr>
              <w:t>31.53 / 0.8854</w:t>
            </w:r>
          </w:p>
        </w:tc>
        <w:tc>
          <w:tcPr>
            <w:tcW w:w="1376" w:type="dxa"/>
          </w:tcPr>
          <w:p w14:paraId="57AEE7E3" w14:textId="0A16470E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E67B9">
              <w:rPr>
                <w:rFonts w:ascii="Times New Roman" w:hAnsi="Times New Roman"/>
                <w:color w:val="auto"/>
                <w:sz w:val="16"/>
                <w:szCs w:val="16"/>
              </w:rPr>
              <w:t>28.02 / 0.7670</w:t>
            </w:r>
          </w:p>
        </w:tc>
        <w:tc>
          <w:tcPr>
            <w:tcW w:w="1376" w:type="dxa"/>
          </w:tcPr>
          <w:p w14:paraId="6C02C841" w14:textId="4F707909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E67B9">
              <w:rPr>
                <w:rFonts w:ascii="Times New Roman" w:hAnsi="Times New Roman"/>
                <w:color w:val="auto"/>
                <w:sz w:val="16"/>
                <w:szCs w:val="16"/>
              </w:rPr>
              <w:t>27.23 / 0.7233</w:t>
            </w:r>
          </w:p>
        </w:tc>
        <w:tc>
          <w:tcPr>
            <w:tcW w:w="1376" w:type="dxa"/>
          </w:tcPr>
          <w:p w14:paraId="41C948D2" w14:textId="66B8F616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E67B9">
              <w:rPr>
                <w:rFonts w:ascii="Times New Roman" w:hAnsi="Times New Roman"/>
                <w:color w:val="auto"/>
                <w:sz w:val="16"/>
                <w:szCs w:val="16"/>
              </w:rPr>
              <w:t>25.14 / 0.7510</w:t>
            </w:r>
          </w:p>
        </w:tc>
        <w:tc>
          <w:tcPr>
            <w:tcW w:w="1376" w:type="dxa"/>
          </w:tcPr>
          <w:p w14:paraId="61FB66A5" w14:textId="336EDA2D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E67B9">
              <w:rPr>
                <w:rFonts w:ascii="Times New Roman" w:hAnsi="Times New Roman"/>
                <w:color w:val="auto"/>
                <w:sz w:val="16"/>
                <w:szCs w:val="16"/>
              </w:rPr>
              <w:t>28.93 / 0.8854</w:t>
            </w:r>
          </w:p>
        </w:tc>
        <w:tc>
          <w:tcPr>
            <w:tcW w:w="1376" w:type="dxa"/>
          </w:tcPr>
          <w:p w14:paraId="42E63E7E" w14:textId="50EBC122" w:rsidR="00885A6E" w:rsidRPr="00CE67B9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28.17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0.8024</w:t>
            </w:r>
          </w:p>
        </w:tc>
      </w:tr>
      <w:tr w:rsidR="00885A6E" w:rsidRPr="009752DF" w14:paraId="6BF8CC71" w14:textId="15F84CC8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318D4236" w14:textId="108F7038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proofErr w:type="spellStart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LapSRN</w:t>
            </w:r>
            <w:proofErr w:type="spellEnd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&lt;EndNote&gt;&lt;Cite&gt;&lt;Author&gt;Lai&lt;/Author&gt;&lt;Year&gt;2017&lt;/Year&gt;&lt;RecNum&gt;48&lt;/RecNum&gt;&lt;DisplayText&gt;[21]&lt;/DisplayText&gt;&lt;record&gt;&lt;rec-number&gt;48&lt;/rec-number&gt;&lt;foreign-keys&gt;&lt;key app="EN" db-id="srxvfdd95r2023e09rp5vpah5wxe09vdzrzd" timestamp="1658464813"&gt;48&lt;/key&gt;&lt;/foreign-keys&gt;&lt;ref-type name="Conference Proceedings"&gt;10&lt;/ref-type&gt;&lt;contributors&gt;&lt;authors&gt;&lt;author&gt;Lai, Wei-Sheng&lt;/author&gt;&lt;author&gt;Huang, Jia-Bin&lt;/author&gt;&lt;author&gt;Ahuja, Narendra&lt;/author&gt;&lt;author&gt;Yang, Ming-Hsuan&lt;/author&gt;&lt;/authors&gt;&lt;/contributors&gt;&lt;titles&gt;&lt;title&gt;Deep laplacian pyramid networks for fast and accurate super-resolution&lt;/title&gt;&lt;secondary-title&gt;Proceedings of the IEEE conference on computer vision and pattern recognition&lt;/secondary-title&gt;&lt;/titles&gt;&lt;pages&gt;624-632&lt;/pages&gt;&lt;dates&gt;&lt;year&gt;2017&lt;/year&gt;&lt;/dates&gt;&lt;urls&gt;&lt;/urls&gt;&lt;/record&gt;&lt;/Cite&gt;&lt;/EndNote&gt;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[21]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7E0B8EB2" w14:textId="021D44EE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1C6E4DE2" w14:textId="6C7CE5F0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813K</w:t>
            </w:r>
          </w:p>
        </w:tc>
        <w:tc>
          <w:tcPr>
            <w:tcW w:w="1376" w:type="dxa"/>
          </w:tcPr>
          <w:p w14:paraId="4EAE9D75" w14:textId="6F94AC61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35818">
              <w:rPr>
                <w:rFonts w:ascii="Times New Roman" w:hAnsi="Times New Roman"/>
                <w:color w:val="auto"/>
                <w:sz w:val="16"/>
                <w:szCs w:val="16"/>
              </w:rPr>
              <w:t>31.54 / 0.8850</w:t>
            </w:r>
          </w:p>
        </w:tc>
        <w:tc>
          <w:tcPr>
            <w:tcW w:w="1376" w:type="dxa"/>
          </w:tcPr>
          <w:p w14:paraId="1BDB80DA" w14:textId="074229D4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35818">
              <w:rPr>
                <w:rFonts w:ascii="Times New Roman" w:hAnsi="Times New Roman"/>
                <w:color w:val="auto"/>
                <w:sz w:val="16"/>
                <w:szCs w:val="16"/>
              </w:rPr>
              <w:t>28.19 / 0.7720</w:t>
            </w:r>
          </w:p>
        </w:tc>
        <w:tc>
          <w:tcPr>
            <w:tcW w:w="1376" w:type="dxa"/>
          </w:tcPr>
          <w:p w14:paraId="4EEADB86" w14:textId="23BC8A66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35818">
              <w:rPr>
                <w:rFonts w:ascii="Times New Roman" w:hAnsi="Times New Roman"/>
                <w:color w:val="auto"/>
                <w:sz w:val="16"/>
                <w:szCs w:val="16"/>
              </w:rPr>
              <w:t>27.32 / 0.7270</w:t>
            </w:r>
          </w:p>
        </w:tc>
        <w:tc>
          <w:tcPr>
            <w:tcW w:w="1376" w:type="dxa"/>
          </w:tcPr>
          <w:p w14:paraId="22F48397" w14:textId="682323C6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35818">
              <w:rPr>
                <w:rFonts w:ascii="Times New Roman" w:hAnsi="Times New Roman"/>
                <w:color w:val="auto"/>
                <w:sz w:val="16"/>
                <w:szCs w:val="16"/>
              </w:rPr>
              <w:t>25.21 / 0.7560</w:t>
            </w:r>
          </w:p>
        </w:tc>
        <w:tc>
          <w:tcPr>
            <w:tcW w:w="1376" w:type="dxa"/>
          </w:tcPr>
          <w:p w14:paraId="1968FE84" w14:textId="6BD00D52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D35818">
              <w:rPr>
                <w:rFonts w:ascii="Times New Roman" w:hAnsi="Times New Roman"/>
                <w:color w:val="auto"/>
                <w:sz w:val="16"/>
                <w:szCs w:val="16"/>
              </w:rPr>
              <w:t>29.09 / 0.8900</w:t>
            </w:r>
          </w:p>
        </w:tc>
        <w:tc>
          <w:tcPr>
            <w:tcW w:w="1376" w:type="dxa"/>
          </w:tcPr>
          <w:p w14:paraId="71A6426F" w14:textId="63680FDA" w:rsidR="00885A6E" w:rsidRPr="00D35818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28.27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0.8060</w:t>
            </w:r>
          </w:p>
        </w:tc>
      </w:tr>
      <w:tr w:rsidR="00885A6E" w:rsidRPr="009752DF" w14:paraId="5EBB5CDB" w14:textId="124F9BDB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42C7F79F" w14:textId="79CA145E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DRRN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&lt;EndNote&gt;&lt;Cite&gt;&lt;Author&gt;Tai&lt;/Author&gt;&lt;Year&gt;2017&lt;/Year&gt;&lt;RecNum&gt;47&lt;/RecNum&gt;&lt;DisplayText&gt;[24]&lt;/DisplayText&gt;&lt;record&gt;&lt;rec-number&gt;47&lt;/rec-number&gt;&lt;foreign-keys&gt;&lt;key app="EN" db-id="srxvfdd95r2023e09rp5vpah5wxe09vdzrzd" timestamp="1658427625"&gt;47&lt;/key&gt;&lt;/foreign-keys&gt;&lt;ref-type name="Conference Proceedings"&gt;10&lt;/ref-type&gt;&lt;contributors&gt;&lt;authors&gt;&lt;author&gt;Tai, Ying&lt;/author&gt;&lt;author&gt;Yang, Jian&lt;/author&gt;&lt;author&gt;Liu, Xiaoming&lt;/author&gt;&lt;/authors&gt;&lt;/contributors&gt;&lt;titles&gt;&lt;title&gt;Image super-resolution via deep recursive residual network&lt;/title&gt;&lt;secondary-title&gt;Proceedings of the IEEE conference on computer vision and pattern recognition&lt;/secondary-title&gt;&lt;/titles&gt;&lt;pages&gt;3147-3155&lt;/pages&gt;&lt;dates&gt;&lt;year&gt;2017&lt;/year&gt;&lt;/dates&gt;&lt;urls&gt;&lt;/urls&gt;&lt;/record&gt;&lt;/Cite&gt;&lt;/EndNote&gt;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[24]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43A5E06D" w14:textId="283DC731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4D9F90A3" w14:textId="0E8E2AF1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297K</w:t>
            </w:r>
          </w:p>
        </w:tc>
        <w:tc>
          <w:tcPr>
            <w:tcW w:w="1376" w:type="dxa"/>
          </w:tcPr>
          <w:p w14:paraId="7D7C8B49" w14:textId="3F4C44B1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C7F66">
              <w:rPr>
                <w:rFonts w:ascii="Times New Roman" w:hAnsi="Times New Roman"/>
                <w:color w:val="auto"/>
                <w:sz w:val="16"/>
                <w:szCs w:val="16"/>
              </w:rPr>
              <w:t>31.68 / 0.8888</w:t>
            </w:r>
          </w:p>
        </w:tc>
        <w:tc>
          <w:tcPr>
            <w:tcW w:w="1376" w:type="dxa"/>
          </w:tcPr>
          <w:p w14:paraId="2DF87A10" w14:textId="641AAB7C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C7F66">
              <w:rPr>
                <w:rFonts w:ascii="Times New Roman" w:hAnsi="Times New Roman"/>
                <w:color w:val="auto"/>
                <w:sz w:val="16"/>
                <w:szCs w:val="16"/>
              </w:rPr>
              <w:t>28.21 / 0.7720</w:t>
            </w:r>
          </w:p>
        </w:tc>
        <w:tc>
          <w:tcPr>
            <w:tcW w:w="1376" w:type="dxa"/>
          </w:tcPr>
          <w:p w14:paraId="306F8C1C" w14:textId="773C5B9C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C7F66">
              <w:rPr>
                <w:rFonts w:ascii="Times New Roman" w:hAnsi="Times New Roman"/>
                <w:color w:val="auto"/>
                <w:sz w:val="16"/>
                <w:szCs w:val="16"/>
              </w:rPr>
              <w:t>27.38 / 0.7284</w:t>
            </w:r>
          </w:p>
        </w:tc>
        <w:tc>
          <w:tcPr>
            <w:tcW w:w="1376" w:type="dxa"/>
          </w:tcPr>
          <w:p w14:paraId="425ECEE9" w14:textId="29C66EDF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C7F66">
              <w:rPr>
                <w:rFonts w:ascii="Times New Roman" w:hAnsi="Times New Roman"/>
                <w:color w:val="auto"/>
                <w:sz w:val="16"/>
                <w:szCs w:val="16"/>
              </w:rPr>
              <w:t>25.44 / 0.7638</w:t>
            </w:r>
          </w:p>
        </w:tc>
        <w:tc>
          <w:tcPr>
            <w:tcW w:w="1376" w:type="dxa"/>
          </w:tcPr>
          <w:p w14:paraId="4A349816" w14:textId="2A2730AE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8C7F66">
              <w:rPr>
                <w:rFonts w:ascii="Times New Roman" w:hAnsi="Times New Roman"/>
                <w:color w:val="auto"/>
                <w:sz w:val="16"/>
                <w:szCs w:val="16"/>
              </w:rPr>
              <w:t>29.45 / 0.8946</w:t>
            </w:r>
          </w:p>
        </w:tc>
        <w:tc>
          <w:tcPr>
            <w:tcW w:w="1376" w:type="dxa"/>
          </w:tcPr>
          <w:p w14:paraId="131ADA08" w14:textId="6C86F6E2" w:rsidR="00885A6E" w:rsidRPr="008C7F66" w:rsidRDefault="000565A8" w:rsidP="00810152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28.43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0.8095</w:t>
            </w:r>
          </w:p>
        </w:tc>
      </w:tr>
      <w:tr w:rsidR="00885A6E" w:rsidRPr="009752DF" w14:paraId="0D6A7120" w14:textId="082B2499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54E627BB" w14:textId="6D2623F9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proofErr w:type="spellStart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MemNet</w:t>
            </w:r>
            <w:proofErr w:type="spellEnd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9E3F03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&lt;EndNote&gt;&lt;Cite&gt;&lt;Author&gt;Tai&lt;/Author&gt;&lt;Year&gt;2017&lt;/Year&gt;&lt;RecNum&gt;55&lt;/RecNum&gt;&lt;DisplayText&gt;[28]&lt;/DisplayText&gt;&lt;record&gt;&lt;rec-number&gt;55&lt;/rec-number&gt;&lt;foreign-keys&gt;&lt;key app="EN" db-id="9tr2d2ds7prvf4exd5apa0vtef2v9arspsdw" timestamp="1538515055"&gt;55&lt;/key&gt;&lt;/foreign-keys&gt;&lt;ref-type name="Conference Proceedings"&gt;10&lt;/ref-type&gt;&lt;contributors&gt;&lt;authors&gt;&lt;author&gt;Tai, Ying&lt;/author&gt;&lt;author&gt;Yang, Jian&lt;/author&gt;&lt;author&gt;Liu, Xiaoming&lt;/author&gt;&lt;author&gt;Xu, Chunyan&lt;/author&gt;&lt;/authors&gt;&lt;/contributors&gt;&lt;titles&gt;&lt;title&gt;Memnet: A persistent memory network for image restoration&lt;/title&gt;&lt;secondary-title&gt;Proceedings of the IEEE Conference on Computer Vision and Pattern Recognition&lt;/secondary-title&gt;&lt;/titles&gt;&lt;pages&gt;4539-4547&lt;/pages&gt;&lt;dates&gt;&lt;year&gt;2017&lt;/year&gt;&lt;/dates&gt;&lt;urls&gt;&lt;/urls&gt;&lt;/record&gt;&lt;/Cite&gt;&lt;/EndNote&gt;</w:instrText>
            </w:r>
            <w:r w:rsidRPr="009E3F03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[28]</w:t>
            </w:r>
            <w:r w:rsidRPr="009E3F03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38D36620" w14:textId="1E13926B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2101ACCC" w14:textId="7F1211AD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677K</w:t>
            </w:r>
          </w:p>
        </w:tc>
        <w:tc>
          <w:tcPr>
            <w:tcW w:w="1376" w:type="dxa"/>
          </w:tcPr>
          <w:p w14:paraId="584ED969" w14:textId="5F5CDD5A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E67B9">
              <w:rPr>
                <w:rFonts w:ascii="Times New Roman" w:hAnsi="Times New Roman"/>
                <w:color w:val="auto"/>
                <w:sz w:val="16"/>
                <w:szCs w:val="16"/>
              </w:rPr>
              <w:t>31.74 / 0.8893</w:t>
            </w:r>
          </w:p>
        </w:tc>
        <w:tc>
          <w:tcPr>
            <w:tcW w:w="1376" w:type="dxa"/>
          </w:tcPr>
          <w:p w14:paraId="63F78009" w14:textId="4E89CDFE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E67B9">
              <w:rPr>
                <w:rFonts w:ascii="Times New Roman" w:hAnsi="Times New Roman"/>
                <w:color w:val="auto"/>
                <w:sz w:val="16"/>
                <w:szCs w:val="16"/>
              </w:rPr>
              <w:t>28.26 / 0.7723</w:t>
            </w:r>
          </w:p>
        </w:tc>
        <w:tc>
          <w:tcPr>
            <w:tcW w:w="1376" w:type="dxa"/>
          </w:tcPr>
          <w:p w14:paraId="28F7D2E1" w14:textId="4E58A1EA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E67B9">
              <w:rPr>
                <w:rFonts w:ascii="Times New Roman" w:hAnsi="Times New Roman"/>
                <w:color w:val="auto"/>
                <w:sz w:val="16"/>
                <w:szCs w:val="16"/>
              </w:rPr>
              <w:t>27.40 / 0.7281</w:t>
            </w:r>
          </w:p>
        </w:tc>
        <w:tc>
          <w:tcPr>
            <w:tcW w:w="1376" w:type="dxa"/>
          </w:tcPr>
          <w:p w14:paraId="4661D402" w14:textId="07D8B873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E67B9">
              <w:rPr>
                <w:rFonts w:ascii="Times New Roman" w:hAnsi="Times New Roman"/>
                <w:color w:val="auto"/>
                <w:sz w:val="16"/>
                <w:szCs w:val="16"/>
              </w:rPr>
              <w:t>25.50 / 0.7630</w:t>
            </w:r>
          </w:p>
        </w:tc>
        <w:tc>
          <w:tcPr>
            <w:tcW w:w="1376" w:type="dxa"/>
          </w:tcPr>
          <w:p w14:paraId="320F3B80" w14:textId="175609B8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E67B9">
              <w:rPr>
                <w:rFonts w:ascii="Times New Roman" w:hAnsi="Times New Roman"/>
                <w:color w:val="auto"/>
                <w:sz w:val="16"/>
                <w:szCs w:val="16"/>
              </w:rPr>
              <w:t>29.42 / 0.8942</w:t>
            </w:r>
          </w:p>
        </w:tc>
        <w:tc>
          <w:tcPr>
            <w:tcW w:w="1376" w:type="dxa"/>
          </w:tcPr>
          <w:p w14:paraId="7A27C431" w14:textId="7BFD09E6" w:rsidR="00885A6E" w:rsidRPr="00CE67B9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28.46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0.8094</w:t>
            </w:r>
          </w:p>
        </w:tc>
      </w:tr>
      <w:tr w:rsidR="00885A6E" w:rsidRPr="009752DF" w14:paraId="64CF108D" w14:textId="629E77FF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0E9E1DD1" w14:textId="2EB5F08B" w:rsidR="00885A6E" w:rsidRPr="00646921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ASRN 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461334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&lt;EndNote&gt;&lt;Cite&gt;&lt;Author&gt;Li&lt;/Author&gt;&lt;Year&gt;2022&lt;/Year&gt;&lt;RecNum&gt;52&lt;/RecNum&gt;&lt;DisplayText&gt;[49]&lt;/DisplayText&gt;&lt;record&gt;&lt;rec-number&gt;52&lt;/rec-number&gt;&lt;foreign-keys&gt;&lt;key app="EN" db-id="srxvfdd95r2023e09rp5vpah5wxe09vdzrzd" timestamp="1658754821"&gt;52&lt;/key&gt;&lt;/foreign-keys&gt;&lt;ref-type name="Journal Article"&gt;17&lt;/ref-type&gt;&lt;contributors&gt;&lt;authors&gt;&lt;author&gt;Li, Juncheng&lt;/author&gt;&lt;author&gt;Fang, Faming&lt;/author&gt;&lt;author&gt;Zeng, Tieyong&lt;/author&gt;&lt;author&gt;Zhang, Guixu&lt;/author&gt;&lt;author&gt;Wang, Xizhao&lt;/author&gt;&lt;/authors&gt;&lt;/contributors&gt;&lt;titles&gt;&lt;title&gt;Adjustable Super-Resolution Network via Deep Supervised Learning and Progressive Self-Distillation&lt;/title&gt;&lt;secondary-title&gt;Neurocomputing&lt;/secondary-title&gt;&lt;/titles&gt;&lt;periodical&gt;&lt;full-title&gt;Neurocomputing&lt;/full-title&gt;&lt;/periodical&gt;&lt;dates&gt;&lt;year&gt;2022&lt;/year&gt;&lt;/dates&gt;&lt;isbn&gt;0925-2312&lt;/isbn&gt;&lt;urls&gt;&lt;/urls&gt;&lt;/record&gt;&lt;/Cite&gt;&lt;/EndNote&gt;</w:instrTex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461334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[49]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62EA9D4F" w14:textId="3F9F863B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5DA1DD5A" w14:textId="24F959BD" w:rsidR="00885A6E" w:rsidRPr="006D0E69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244K</w:t>
            </w:r>
          </w:p>
        </w:tc>
        <w:tc>
          <w:tcPr>
            <w:tcW w:w="1376" w:type="dxa"/>
          </w:tcPr>
          <w:p w14:paraId="25B5B6FD" w14:textId="5C14AE5D" w:rsidR="00885A6E" w:rsidRPr="006D0E69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31.65 / 0.8867</w:t>
            </w:r>
          </w:p>
        </w:tc>
        <w:tc>
          <w:tcPr>
            <w:tcW w:w="1376" w:type="dxa"/>
          </w:tcPr>
          <w:p w14:paraId="4739D3F6" w14:textId="47B936AE" w:rsidR="00885A6E" w:rsidRPr="006D0E69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28.28 / 0.7733</w:t>
            </w:r>
          </w:p>
        </w:tc>
        <w:tc>
          <w:tcPr>
            <w:tcW w:w="1376" w:type="dxa"/>
          </w:tcPr>
          <w:p w14:paraId="10856C39" w14:textId="6F923AA7" w:rsidR="00885A6E" w:rsidRPr="006D0E69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27.34 / 0.7279</w:t>
            </w:r>
          </w:p>
        </w:tc>
        <w:tc>
          <w:tcPr>
            <w:tcW w:w="1376" w:type="dxa"/>
          </w:tcPr>
          <w:p w14:paraId="699570BD" w14:textId="4B9E6837" w:rsidR="00885A6E" w:rsidRPr="006D0E69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25.42 / 0.7616</w:t>
            </w:r>
          </w:p>
        </w:tc>
        <w:tc>
          <w:tcPr>
            <w:tcW w:w="1376" w:type="dxa"/>
          </w:tcPr>
          <w:p w14:paraId="2512FF0B" w14:textId="0AEDCDD6" w:rsidR="00885A6E" w:rsidRPr="006D0E69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29.59 / 0.8935</w:t>
            </w:r>
          </w:p>
        </w:tc>
        <w:tc>
          <w:tcPr>
            <w:tcW w:w="1376" w:type="dxa"/>
          </w:tcPr>
          <w:p w14:paraId="746E5690" w14:textId="39CBA7FB" w:rsidR="00885A6E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28.46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0.8086</w:t>
            </w:r>
          </w:p>
        </w:tc>
      </w:tr>
      <w:tr w:rsidR="00885A6E" w:rsidRPr="009752DF" w14:paraId="2224C530" w14:textId="47FBC5DA" w:rsidTr="00885A6E">
        <w:trPr>
          <w:trHeight w:val="140"/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40EFEB8A" w14:textId="67AEF5A3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IDN </w:t>
            </w:r>
            <w:r w:rsidRPr="00CF0AB7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&lt;EndNote&gt;&lt;Cite&gt;&lt;Author&gt;Hui&lt;/Author&gt;&lt;Year&gt;2019&lt;/Year&gt;&lt;RecNum&gt;55&lt;/RecNum&gt;&lt;DisplayText&gt;[40]&lt;/DisplayText&gt;&lt;record&gt;&lt;rec-number&gt;55&lt;/rec-number&gt;&lt;foreign-keys&gt;&lt;key app="EN" db-id="srxvfdd95r2023e09rp5vpah5wxe09vdzrzd" timestamp="1658824671"&gt;55&lt;/key&gt;&lt;/foreign-keys&gt;&lt;ref-type name="Conference Proceedings"&gt;10&lt;/ref-type&gt;&lt;contributors&gt;&lt;authors&gt;&lt;author&gt;Hui, Zheng&lt;/author&gt;&lt;author&gt;Gao, Xinbo&lt;/author&gt;&lt;author&gt;Yang, Yunchu&lt;/author&gt;&lt;author&gt;Wang, Xiumei&lt;/author&gt;&lt;/authors&gt;&lt;/contributors&gt;&lt;titles&gt;&lt;title&gt;Lightweight image super-resolution with information multi-distillation network&lt;/title&gt;&lt;secondary-title&gt;Proceedings of the 27th acm international conference on multimedia&lt;/secondary-title&gt;&lt;/titles&gt;&lt;pages&gt;2024-2032&lt;/pages&gt;&lt;dates&gt;&lt;year&gt;2019&lt;/year&gt;&lt;/dates&gt;&lt;urls&gt;&lt;/urls&gt;&lt;/record&gt;&lt;/Cite&gt;&lt;/EndNote&gt;</w:instrText>
            </w:r>
            <w:r w:rsidRPr="00CF0AB7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[40]</w:t>
            </w:r>
            <w:r w:rsidRPr="00CF0AB7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4F2BDA29" w14:textId="2302E9DD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605D263E" w14:textId="393D2925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46921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553K </w:t>
            </w:r>
          </w:p>
        </w:tc>
        <w:tc>
          <w:tcPr>
            <w:tcW w:w="1376" w:type="dxa"/>
          </w:tcPr>
          <w:p w14:paraId="70910012" w14:textId="25D827E3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46921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31.82 / 0.8903 </w:t>
            </w:r>
          </w:p>
        </w:tc>
        <w:tc>
          <w:tcPr>
            <w:tcW w:w="1376" w:type="dxa"/>
          </w:tcPr>
          <w:p w14:paraId="05BCB3CB" w14:textId="4C113141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46921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28.25 / 0.7730 </w:t>
            </w:r>
          </w:p>
        </w:tc>
        <w:tc>
          <w:tcPr>
            <w:tcW w:w="1376" w:type="dxa"/>
          </w:tcPr>
          <w:p w14:paraId="334A32F6" w14:textId="0581C67A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46921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27.41 / 0.7297 </w:t>
            </w:r>
          </w:p>
        </w:tc>
        <w:tc>
          <w:tcPr>
            <w:tcW w:w="1376" w:type="dxa"/>
          </w:tcPr>
          <w:p w14:paraId="4091D465" w14:textId="184ABC92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46921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25.41 / 0.7632 </w:t>
            </w:r>
          </w:p>
        </w:tc>
        <w:tc>
          <w:tcPr>
            <w:tcW w:w="1376" w:type="dxa"/>
          </w:tcPr>
          <w:p w14:paraId="358DF60B" w14:textId="16F036C7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646921">
              <w:rPr>
                <w:rFonts w:ascii="Times New Roman" w:hAnsi="Times New Roman"/>
                <w:color w:val="auto"/>
                <w:sz w:val="16"/>
                <w:szCs w:val="16"/>
              </w:rPr>
              <w:t>29.41 / 0.8942</w:t>
            </w:r>
          </w:p>
        </w:tc>
        <w:tc>
          <w:tcPr>
            <w:tcW w:w="1376" w:type="dxa"/>
          </w:tcPr>
          <w:p w14:paraId="20E219A2" w14:textId="674555CB" w:rsidR="00885A6E" w:rsidRPr="00646921" w:rsidRDefault="000565A8" w:rsidP="00810152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28.46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0.8101</w:t>
            </w:r>
          </w:p>
        </w:tc>
      </w:tr>
      <w:bookmarkEnd w:id="21"/>
      <w:tr w:rsidR="00885A6E" w:rsidRPr="009752DF" w14:paraId="33C59E18" w14:textId="1CFE22BC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26979ACB" w14:textId="328FB97E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SRMDNF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&lt;EndNote&gt;&lt;Cite&gt;&lt;Author&gt;Zhang&lt;/Author&gt;&lt;Year&gt;2018&lt;/Year&gt;&lt;RecNum&gt;13&lt;/RecNum&gt;&lt;DisplayText&gt;[34]&lt;/DisplayText&gt;&lt;record&gt;&lt;rec-number&gt;13&lt;/rec-number&gt;&lt;foreign-keys&gt;&lt;key app="EN" db-id="srxvfdd95r2023e09rp5vpah5wxe09vdzrzd" timestamp="1658043831"&gt;13&lt;/key&gt;&lt;/foreign-keys&gt;&lt;ref-type name="Conference Proceedings"&gt;10&lt;/ref-type&gt;&lt;contributors&gt;&lt;authors&gt;&lt;author&gt;Zhang, Kai&lt;/author&gt;&lt;author&gt;Zuo, Wangmeng&lt;/author&gt;&lt;author&gt;Zhang, Lei&lt;/author&gt;&lt;/authors&gt;&lt;/contributors&gt;&lt;titles&gt;&lt;title&gt;Learning a single convolutional super-resolution network for multiple degradations&lt;/title&gt;&lt;secondary-title&gt;Proceedings of the IEEE conference on computer vision and pattern recognition&lt;/secondary-title&gt;&lt;/titles&gt;&lt;pages&gt;3262-3271&lt;/pages&gt;&lt;dates&gt;&lt;year&gt;2018&lt;/year&gt;&lt;/dates&gt;&lt;urls&gt;&lt;/urls&gt;&lt;/record&gt;&lt;/Cite&gt;&lt;/EndNote&gt;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[34]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</w:p>
        </w:tc>
        <w:tc>
          <w:tcPr>
            <w:tcW w:w="630" w:type="dxa"/>
            <w:shd w:val="clear" w:color="auto" w:fill="auto"/>
          </w:tcPr>
          <w:p w14:paraId="211A2E72" w14:textId="451678B6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047496F2" w14:textId="6740717F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1,552K</w:t>
            </w:r>
          </w:p>
        </w:tc>
        <w:tc>
          <w:tcPr>
            <w:tcW w:w="1376" w:type="dxa"/>
          </w:tcPr>
          <w:p w14:paraId="07CF78FD" w14:textId="2FA24D1D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31.96 / 0.8925 </w:t>
            </w:r>
          </w:p>
        </w:tc>
        <w:tc>
          <w:tcPr>
            <w:tcW w:w="1376" w:type="dxa"/>
          </w:tcPr>
          <w:p w14:paraId="3D6148CB" w14:textId="7EB25310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28.35 / 0.7787 </w:t>
            </w:r>
          </w:p>
        </w:tc>
        <w:tc>
          <w:tcPr>
            <w:tcW w:w="1376" w:type="dxa"/>
          </w:tcPr>
          <w:p w14:paraId="58326724" w14:textId="21B556F2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27.49 / 0.7337 </w:t>
            </w:r>
          </w:p>
        </w:tc>
        <w:tc>
          <w:tcPr>
            <w:tcW w:w="1376" w:type="dxa"/>
          </w:tcPr>
          <w:p w14:paraId="20ABB04A" w14:textId="0B0C4831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25.68 / 0.7731 </w:t>
            </w:r>
          </w:p>
        </w:tc>
        <w:tc>
          <w:tcPr>
            <w:tcW w:w="1376" w:type="dxa"/>
          </w:tcPr>
          <w:p w14:paraId="7596C30C" w14:textId="7AC865BD" w:rsidR="00885A6E" w:rsidRPr="00AA7776" w:rsidRDefault="00885A6E" w:rsidP="006E5319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30.09 / 0.9024</w:t>
            </w:r>
          </w:p>
        </w:tc>
        <w:tc>
          <w:tcPr>
            <w:tcW w:w="1376" w:type="dxa"/>
          </w:tcPr>
          <w:p w14:paraId="5C8759B1" w14:textId="4796903E" w:rsidR="00885A6E" w:rsidRPr="00AA7776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28.71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0.8161</w:t>
            </w:r>
          </w:p>
        </w:tc>
      </w:tr>
      <w:tr w:rsidR="00885A6E" w:rsidRPr="009752DF" w14:paraId="426E9DF2" w14:textId="4F88BB82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78DD1AB4" w14:textId="76623618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>MFEN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>_S</w:t>
            </w:r>
            <w:r w:rsidRPr="00E909B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461334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&lt;EndNote&gt;&lt;Cite&gt;&lt;Author&gt;Xiao&lt;/Author&gt;&lt;Year&gt;2022&lt;/Year&gt;&lt;RecNum&gt;50&lt;/RecNum&gt;&lt;DisplayText&gt;[47]&lt;/DisplayText&gt;&lt;record&gt;&lt;rec-number&gt;50&lt;/rec-number&gt;&lt;foreign-keys&gt;&lt;key app="EN" db-id="srxvfdd95r2023e09rp5vpah5wxe09vdzrzd" timestamp="1658751137"&gt;50&lt;/key&gt;&lt;/foreign-keys&gt;&lt;ref-type name="Journal Article"&gt;17&lt;/ref-type&gt;&lt;contributors&gt;&lt;authors&gt;&lt;author&gt;Xiao, Hang&lt;/author&gt;&lt;author&gt;Qin, Jiayi&lt;/author&gt;&lt;author&gt;Jeon, Seunggil&lt;/author&gt;&lt;author&gt;Yan, Binyu&lt;/author&gt;&lt;author&gt;Yang, Xiaomin&lt;/author&gt;&lt;/authors&gt;&lt;/contributors&gt;&lt;titles&gt;&lt;title&gt;MFEN: Lightweight multi-scale feature extraction super-resolution network in embedded system&lt;/title&gt;&lt;secondary-title&gt;Microprocessors and Microsystems&lt;/secondary-title&gt;&lt;/titles&gt;&lt;periodical&gt;&lt;full-title&gt;Microprocessors and Microsystems&lt;/full-title&gt;&lt;/periodical&gt;&lt;pages&gt;104568&lt;/pages&gt;&lt;dates&gt;&lt;year&gt;2022&lt;/year&gt;&lt;/dates&gt;&lt;isbn&gt;0141-9331&lt;/isbn&gt;&lt;urls&gt;&lt;/urls&gt;&lt;/record&gt;&lt;/Cite&gt;&lt;/EndNote&gt;</w:instrTex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461334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[47]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55565D0E" w14:textId="56386F71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4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6D3CD10D" w14:textId="5BCC3D0A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775K</w:t>
            </w:r>
          </w:p>
        </w:tc>
        <w:tc>
          <w:tcPr>
            <w:tcW w:w="1376" w:type="dxa"/>
          </w:tcPr>
          <w:p w14:paraId="512CE04D" w14:textId="3E38EAF5" w:rsidR="00885A6E" w:rsidRPr="002459B7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5B9BD5" w:themeColor="accent1"/>
                <w:sz w:val="16"/>
                <w:szCs w:val="16"/>
              </w:rPr>
            </w:pP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>32.23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0.8951 </w:t>
            </w:r>
          </w:p>
        </w:tc>
        <w:tc>
          <w:tcPr>
            <w:tcW w:w="1376" w:type="dxa"/>
          </w:tcPr>
          <w:p w14:paraId="41A5B820" w14:textId="4E228D14" w:rsidR="00885A6E" w:rsidRPr="002459B7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0070C0"/>
                <w:sz w:val="16"/>
                <w:szCs w:val="16"/>
              </w:rPr>
            </w:pP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>28.61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0.7814 </w:t>
            </w:r>
          </w:p>
        </w:tc>
        <w:tc>
          <w:tcPr>
            <w:tcW w:w="1376" w:type="dxa"/>
          </w:tcPr>
          <w:p w14:paraId="0D95686A" w14:textId="590E7E4C" w:rsidR="00885A6E" w:rsidRPr="002459B7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5B9BD5" w:themeColor="accent1"/>
                <w:sz w:val="16"/>
                <w:szCs w:val="16"/>
              </w:rPr>
            </w:pP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>26.07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0.7847 </w:t>
            </w:r>
          </w:p>
        </w:tc>
        <w:tc>
          <w:tcPr>
            <w:tcW w:w="1376" w:type="dxa"/>
          </w:tcPr>
          <w:p w14:paraId="37D3543E" w14:textId="2F74EC86" w:rsidR="00885A6E" w:rsidRPr="002459B7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5B9BD5" w:themeColor="accent1"/>
                <w:sz w:val="16"/>
                <w:szCs w:val="16"/>
              </w:rPr>
            </w:pP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>27.56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0.7355 </w:t>
            </w:r>
          </w:p>
        </w:tc>
        <w:tc>
          <w:tcPr>
            <w:tcW w:w="1376" w:type="dxa"/>
          </w:tcPr>
          <w:p w14:paraId="4153AF08" w14:textId="031E1A5D" w:rsidR="00885A6E" w:rsidRPr="002459B7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0070C0"/>
                <w:sz w:val="16"/>
                <w:szCs w:val="16"/>
              </w:rPr>
            </w:pP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>30.41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4A239A">
              <w:rPr>
                <w:rFonts w:ascii="Times New Roman" w:hAnsi="Times New Roman"/>
                <w:color w:val="auto"/>
                <w:sz w:val="16"/>
                <w:szCs w:val="16"/>
              </w:rPr>
              <w:t>0.9074</w:t>
            </w:r>
          </w:p>
        </w:tc>
        <w:tc>
          <w:tcPr>
            <w:tcW w:w="1376" w:type="dxa"/>
          </w:tcPr>
          <w:p w14:paraId="4B8E4CC2" w14:textId="7B88F65A" w:rsidR="00885A6E" w:rsidRPr="004A239A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00B32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28.98</w:t>
            </w:r>
            <w:r w:rsidRPr="00A00B32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A00B32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0.8208</w:t>
            </w:r>
          </w:p>
        </w:tc>
      </w:tr>
      <w:tr w:rsidR="00885A6E" w:rsidRPr="009752DF" w14:paraId="5323E32A" w14:textId="2D2382D9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305D1E50" w14:textId="13683C89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CARN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&lt;EndNote&gt;&lt;Cite&gt;&lt;Author&gt;Ahn&lt;/Author&gt;&lt;Year&gt;2018&lt;/Year&gt;&lt;RecNum&gt;10&lt;/RecNum&gt;&lt;DisplayText&gt;[32]&lt;/DisplayText&gt;&lt;record&gt;&lt;rec-number&gt;10&lt;/rec-number&gt;&lt;foreign-keys&gt;&lt;key app="EN" db-id="srxvfdd95r2023e09rp5vpah5wxe09vdzrzd" timestamp="1658036638"&gt;10&lt;/key&gt;&lt;/foreign-keys&gt;&lt;ref-type name="Conference Proceedings"&gt;10&lt;/ref-type&gt;&lt;contributors&gt;&lt;authors&gt;&lt;author&gt;Ahn, Namhyuk&lt;/author&gt;&lt;author&gt;Kang, Byungkon&lt;/author&gt;&lt;author&gt;Sohn, Kyung-Ah&lt;/author&gt;&lt;/authors&gt;&lt;/contributors&gt;&lt;titles&gt;&lt;title&gt;Fast, accurate, and lightweight super-resolution with cascading residual network&lt;/title&gt;&lt;secondary-title&gt;Proceedings of the European conference on computer vision (ECCV)&lt;/secondary-title&gt;&lt;/titles&gt;&lt;pages&gt;252-268&lt;/pages&gt;&lt;dates&gt;&lt;year&gt;2018&lt;/year&gt;&lt;/dates&gt;&lt;urls&gt;&lt;/urls&gt;&lt;/record&gt;&lt;/Cite&gt;&lt;/EndNote&gt;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[32]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</w:p>
        </w:tc>
        <w:tc>
          <w:tcPr>
            <w:tcW w:w="630" w:type="dxa"/>
            <w:shd w:val="clear" w:color="auto" w:fill="auto"/>
          </w:tcPr>
          <w:p w14:paraId="7F60A5E5" w14:textId="0A21C273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39C9434B" w14:textId="576B5B3B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1,592K</w:t>
            </w:r>
          </w:p>
        </w:tc>
        <w:tc>
          <w:tcPr>
            <w:tcW w:w="1376" w:type="dxa"/>
          </w:tcPr>
          <w:p w14:paraId="79276CE2" w14:textId="574A3834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2459B7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32.13 / 0.8937 </w:t>
            </w:r>
          </w:p>
        </w:tc>
        <w:tc>
          <w:tcPr>
            <w:tcW w:w="1376" w:type="dxa"/>
          </w:tcPr>
          <w:p w14:paraId="788915BB" w14:textId="1227AF2C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2459B7">
              <w:rPr>
                <w:rFonts w:ascii="Times New Roman" w:hAnsi="Times New Roman"/>
                <w:color w:val="0070C0"/>
                <w:sz w:val="16"/>
                <w:szCs w:val="16"/>
              </w:rPr>
              <w:t xml:space="preserve">28.60 </w:t>
            </w:r>
            <w:r w:rsidRPr="006D0E69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/ 0.7806 </w:t>
            </w:r>
          </w:p>
        </w:tc>
        <w:tc>
          <w:tcPr>
            <w:tcW w:w="1376" w:type="dxa"/>
          </w:tcPr>
          <w:p w14:paraId="3E139C0C" w14:textId="39034424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2459B7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27.58 </w:t>
            </w:r>
            <w:r w:rsidRPr="006D0E69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/ 0.7349 </w:t>
            </w:r>
          </w:p>
        </w:tc>
        <w:tc>
          <w:tcPr>
            <w:tcW w:w="1376" w:type="dxa"/>
          </w:tcPr>
          <w:p w14:paraId="11564E9B" w14:textId="1A6D6CA5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2459B7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26.07 </w:t>
            </w:r>
            <w:r w:rsidRPr="006D0E69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/ 0.7837 </w:t>
            </w:r>
          </w:p>
        </w:tc>
        <w:tc>
          <w:tcPr>
            <w:tcW w:w="1376" w:type="dxa"/>
          </w:tcPr>
          <w:p w14:paraId="37124668" w14:textId="4C669AE1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2459B7">
              <w:rPr>
                <w:rFonts w:ascii="Times New Roman" w:hAnsi="Times New Roman"/>
                <w:color w:val="0070C0"/>
                <w:sz w:val="16"/>
                <w:szCs w:val="16"/>
              </w:rPr>
              <w:t xml:space="preserve">30.47 </w:t>
            </w:r>
            <w:r w:rsidRPr="006D0E69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/ </w:t>
            </w:r>
            <w:r w:rsidRPr="00F1139D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0.9084</w:t>
            </w:r>
          </w:p>
        </w:tc>
        <w:tc>
          <w:tcPr>
            <w:tcW w:w="1376" w:type="dxa"/>
          </w:tcPr>
          <w:p w14:paraId="465F868A" w14:textId="0615158E" w:rsidR="00885A6E" w:rsidRPr="000565A8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28.97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810152">
              <w:rPr>
                <w:rFonts w:ascii="Times New Roman" w:hAnsi="Times New Roman"/>
                <w:color w:val="auto"/>
                <w:sz w:val="16"/>
                <w:szCs w:val="16"/>
              </w:rPr>
              <w:t>0.8203</w:t>
            </w:r>
          </w:p>
        </w:tc>
      </w:tr>
      <w:tr w:rsidR="00885A6E" w:rsidRPr="009752DF" w14:paraId="6491F6CC" w14:textId="59B92F74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6D4141E7" w14:textId="41D683F3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IMDN 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376D0E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&lt;EndNote&gt;&lt;Cite&gt;&lt;Author&gt;Hui&lt;/Author&gt;&lt;Year&gt;2019&lt;/Year&gt;&lt;RecNum&gt;8&lt;/RecNum&gt;&lt;DisplayText&gt;[40]&lt;/DisplayText&gt;&lt;record&gt;&lt;rec-number&gt;8&lt;/rec-number&gt;&lt;foreign-keys&gt;&lt;key app="EN" db-id="srxvfdd95r2023e09rp5vpah5wxe09vdzrzd" timestamp="1658035122"&gt;8&lt;/key&gt;&lt;/foreign-keys&gt;&lt;ref-type name="Conference Proceedings"&gt;10&lt;/ref-type&gt;&lt;contributors&gt;&lt;authors&gt;&lt;author&gt;Hui, Zheng&lt;/author&gt;&lt;author&gt;Gao, Xinbo&lt;/author&gt;&lt;author&gt;Yang, Yunchu&lt;/author&gt;&lt;author&gt;Wang, Xiumei&lt;/author&gt;&lt;/authors&gt;&lt;/contributors&gt;&lt;titles&gt;&lt;title&gt;Lightweight image super-resolution with information multi-distillation network&lt;/title&gt;&lt;secondary-title&gt;Proceedings of the 27th acm international conference on multimedia&lt;/secondary-title&gt;&lt;/titles&gt;&lt;pages&gt;2024-2032&lt;/pages&gt;&lt;dates&gt;&lt;year&gt;2019&lt;/year&gt;&lt;/dates&gt;&lt;urls&gt;&lt;/urls&gt;&lt;/record&gt;&lt;/Cite&gt;&lt;/EndNote&gt;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376D0E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[40]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</w:tcPr>
          <w:p w14:paraId="7B8A3F76" w14:textId="4C2D7192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01B19E83" w14:textId="5E61D6E8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715K</w:t>
            </w:r>
          </w:p>
        </w:tc>
        <w:tc>
          <w:tcPr>
            <w:tcW w:w="1376" w:type="dxa"/>
          </w:tcPr>
          <w:p w14:paraId="161AB8D2" w14:textId="2679C8CC" w:rsidR="00885A6E" w:rsidRPr="002459B7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2459B7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32.21 / 0.8948 </w:t>
            </w:r>
          </w:p>
        </w:tc>
        <w:tc>
          <w:tcPr>
            <w:tcW w:w="1376" w:type="dxa"/>
          </w:tcPr>
          <w:p w14:paraId="1A3110BB" w14:textId="1A593304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00C1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28.58 / </w:t>
            </w:r>
            <w:r w:rsidRPr="002459B7">
              <w:rPr>
                <w:rFonts w:ascii="Times New Roman" w:hAnsi="Times New Roman"/>
                <w:color w:val="0070C0"/>
                <w:sz w:val="16"/>
                <w:szCs w:val="16"/>
              </w:rPr>
              <w:t xml:space="preserve">0.7811 </w:t>
            </w:r>
          </w:p>
        </w:tc>
        <w:tc>
          <w:tcPr>
            <w:tcW w:w="1376" w:type="dxa"/>
          </w:tcPr>
          <w:p w14:paraId="675BA881" w14:textId="71D94C73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00C1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27.56 / </w:t>
            </w:r>
            <w:r w:rsidRPr="002459B7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0.7353 </w:t>
            </w:r>
          </w:p>
        </w:tc>
        <w:tc>
          <w:tcPr>
            <w:tcW w:w="1376" w:type="dxa"/>
          </w:tcPr>
          <w:p w14:paraId="425C3D25" w14:textId="5923399E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00C1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26.04 / </w:t>
            </w:r>
            <w:r w:rsidRPr="002459B7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0.7838 </w:t>
            </w:r>
          </w:p>
        </w:tc>
        <w:tc>
          <w:tcPr>
            <w:tcW w:w="1376" w:type="dxa"/>
          </w:tcPr>
          <w:p w14:paraId="67A29DF0" w14:textId="0D611CAE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C00C1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30.45 / </w:t>
            </w:r>
            <w:r w:rsidRPr="00F1139D">
              <w:rPr>
                <w:rFonts w:ascii="Times New Roman" w:hAnsi="Times New Roman"/>
                <w:color w:val="0070C0"/>
                <w:sz w:val="16"/>
                <w:szCs w:val="16"/>
              </w:rPr>
              <w:t>0.9075</w:t>
            </w:r>
          </w:p>
        </w:tc>
        <w:tc>
          <w:tcPr>
            <w:tcW w:w="1376" w:type="dxa"/>
          </w:tcPr>
          <w:p w14:paraId="305E4E62" w14:textId="660CF2A3" w:rsidR="00885A6E" w:rsidRPr="00C00C1D" w:rsidRDefault="000565A8" w:rsidP="000565A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565A8">
              <w:rPr>
                <w:rFonts w:ascii="Times New Roman" w:hAnsi="Times New Roman"/>
                <w:color w:val="auto"/>
                <w:sz w:val="16"/>
                <w:szCs w:val="16"/>
              </w:rPr>
              <w:t>28.97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A00B32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0.8205</w:t>
            </w:r>
          </w:p>
        </w:tc>
      </w:tr>
      <w:tr w:rsidR="00885A6E" w:rsidRPr="009752DF" w14:paraId="35757FDD" w14:textId="2CF1C5E4" w:rsidTr="00885A6E">
        <w:trPr>
          <w:jc w:val="center"/>
        </w:trPr>
        <w:tc>
          <w:tcPr>
            <w:tcW w:w="1530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2BB5703B" w14:textId="6E493962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SENext (Our)</w:t>
            </w:r>
          </w:p>
        </w:tc>
        <w:tc>
          <w:tcPr>
            <w:tcW w:w="63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7F4C8D22" w14:textId="1FBCCD90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4×</w:t>
            </w:r>
          </w:p>
        </w:tc>
        <w:tc>
          <w:tcPr>
            <w:tcW w:w="906" w:type="dxa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36CF4BB6" w14:textId="57A65B48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54K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4998506B" w14:textId="76DCC882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2459B7">
              <w:rPr>
                <w:rFonts w:ascii="Times New Roman" w:hAnsi="Times New Roman"/>
                <w:color w:val="000000" w:themeColor="text1"/>
                <w:sz w:val="16"/>
                <w:szCs w:val="16"/>
              </w:rPr>
              <w:t>31.50 / 0.8947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735207C3" w14:textId="596AEA09" w:rsidR="00885A6E" w:rsidRPr="002459B7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2459B7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28.99 / 0.7812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2D00BD73" w14:textId="7B0C4C8E" w:rsidR="00885A6E" w:rsidRPr="002459B7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2459B7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8</w:t>
            </w:r>
            <w:r w:rsidRPr="002459B7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.49 / 0.7357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1070B720" w14:textId="72DDC889" w:rsidR="00885A6E" w:rsidRPr="002459B7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2459B7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26.64 / 0.7839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4F2E1201" w14:textId="141236F2" w:rsidR="00885A6E" w:rsidRPr="002459B7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2459B7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30.48 / 0.9084</w:t>
            </w: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52418FD2" w14:textId="02C971C4" w:rsidR="00885A6E" w:rsidRPr="00810152" w:rsidRDefault="000565A8" w:rsidP="00810152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00B32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29.22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="0081015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810152" w:rsidRPr="00A00B32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0.8208</w:t>
            </w:r>
          </w:p>
        </w:tc>
      </w:tr>
      <w:tr w:rsidR="00885A6E" w:rsidRPr="009752DF" w14:paraId="404A16A0" w14:textId="38375CE2" w:rsidTr="00885A6E">
        <w:trPr>
          <w:jc w:val="center"/>
        </w:trPr>
        <w:tc>
          <w:tcPr>
            <w:tcW w:w="153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7B71068" w14:textId="77777777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bookmarkStart w:id="22" w:name="_Hlk38389394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Bicubic</w:t>
            </w:r>
          </w:p>
        </w:tc>
        <w:tc>
          <w:tcPr>
            <w:tcW w:w="63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72A52B5" w14:textId="77777777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8×</w:t>
            </w:r>
          </w:p>
        </w:tc>
        <w:tc>
          <w:tcPr>
            <w:tcW w:w="90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DB3D61A" w14:textId="6C937690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-/-</w:t>
            </w:r>
          </w:p>
        </w:tc>
        <w:tc>
          <w:tcPr>
            <w:tcW w:w="1376" w:type="dxa"/>
            <w:tcBorders>
              <w:top w:val="single" w:sz="4" w:space="0" w:color="auto"/>
            </w:tcBorders>
          </w:tcPr>
          <w:p w14:paraId="37296FF3" w14:textId="3D3B29FB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F230AD">
              <w:rPr>
                <w:rFonts w:ascii="Times New Roman" w:hAnsi="Times New Roman"/>
                <w:color w:val="auto"/>
                <w:sz w:val="16"/>
                <w:szCs w:val="16"/>
              </w:rPr>
              <w:t>24.40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Pr="00F230A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0.6580 </w:t>
            </w:r>
          </w:p>
        </w:tc>
        <w:tc>
          <w:tcPr>
            <w:tcW w:w="1376" w:type="dxa"/>
            <w:tcBorders>
              <w:top w:val="single" w:sz="4" w:space="0" w:color="auto"/>
            </w:tcBorders>
          </w:tcPr>
          <w:p w14:paraId="4BB88236" w14:textId="519725EC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F230AD">
              <w:rPr>
                <w:rFonts w:ascii="Times New Roman" w:hAnsi="Times New Roman"/>
                <w:color w:val="auto"/>
                <w:sz w:val="16"/>
                <w:szCs w:val="16"/>
              </w:rPr>
              <w:t>23.10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Pr="00F230A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0.5660 </w:t>
            </w:r>
          </w:p>
        </w:tc>
        <w:tc>
          <w:tcPr>
            <w:tcW w:w="1376" w:type="dxa"/>
            <w:tcBorders>
              <w:top w:val="single" w:sz="4" w:space="0" w:color="auto"/>
            </w:tcBorders>
          </w:tcPr>
          <w:p w14:paraId="00682FA8" w14:textId="631EB479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F230AD">
              <w:rPr>
                <w:rFonts w:ascii="Times New Roman" w:hAnsi="Times New Roman"/>
                <w:color w:val="auto"/>
                <w:sz w:val="16"/>
                <w:szCs w:val="16"/>
              </w:rPr>
              <w:t>23.67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Pr="00F230A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0.5480 </w:t>
            </w:r>
          </w:p>
        </w:tc>
        <w:tc>
          <w:tcPr>
            <w:tcW w:w="1376" w:type="dxa"/>
            <w:tcBorders>
              <w:top w:val="single" w:sz="4" w:space="0" w:color="auto"/>
            </w:tcBorders>
          </w:tcPr>
          <w:p w14:paraId="37F8F1EF" w14:textId="5943600E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F230AD">
              <w:rPr>
                <w:rFonts w:ascii="Times New Roman" w:hAnsi="Times New Roman"/>
                <w:color w:val="auto"/>
                <w:sz w:val="16"/>
                <w:szCs w:val="16"/>
              </w:rPr>
              <w:t>20.74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</w:t>
            </w:r>
            <w:r w:rsidRPr="00F230A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0.5160 </w:t>
            </w:r>
          </w:p>
        </w:tc>
        <w:tc>
          <w:tcPr>
            <w:tcW w:w="1376" w:type="dxa"/>
            <w:tcBorders>
              <w:top w:val="single" w:sz="4" w:space="0" w:color="auto"/>
            </w:tcBorders>
          </w:tcPr>
          <w:p w14:paraId="6466369D" w14:textId="1DA0C521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F230AD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21.47 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/ </w:t>
            </w:r>
            <w:r w:rsidRPr="00F230AD">
              <w:rPr>
                <w:rFonts w:ascii="Times New Roman" w:hAnsi="Times New Roman"/>
                <w:color w:val="auto"/>
                <w:sz w:val="16"/>
                <w:szCs w:val="16"/>
              </w:rPr>
              <w:t>0.6500</w:t>
            </w:r>
          </w:p>
        </w:tc>
        <w:tc>
          <w:tcPr>
            <w:tcW w:w="1376" w:type="dxa"/>
            <w:tcBorders>
              <w:top w:val="single" w:sz="4" w:space="0" w:color="auto"/>
            </w:tcBorders>
          </w:tcPr>
          <w:p w14:paraId="3EF30BAA" w14:textId="1F2E4765" w:rsidR="00885A6E" w:rsidRPr="00F230AD" w:rsidRDefault="000A7714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A7714">
              <w:rPr>
                <w:rFonts w:ascii="Times New Roman" w:hAnsi="Times New Roman"/>
                <w:color w:val="auto"/>
                <w:sz w:val="16"/>
                <w:szCs w:val="16"/>
              </w:rPr>
              <w:t>22.68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 </w:t>
            </w:r>
            <w:r w:rsidR="00C404C2" w:rsidRPr="00C404C2">
              <w:rPr>
                <w:rFonts w:ascii="Times New Roman" w:hAnsi="Times New Roman"/>
                <w:color w:val="auto"/>
                <w:sz w:val="16"/>
                <w:szCs w:val="16"/>
              </w:rPr>
              <w:t>0.5876</w:t>
            </w:r>
          </w:p>
        </w:tc>
      </w:tr>
      <w:tr w:rsidR="00885A6E" w:rsidRPr="00EB0B7B" w14:paraId="17030151" w14:textId="0D135021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7CDF7A73" w14:textId="4F3A7F90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SRCNN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[6]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7F8FD27A" w14:textId="77777777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8×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4B8A948C" w14:textId="76FA2844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57K</w:t>
            </w:r>
          </w:p>
        </w:tc>
        <w:tc>
          <w:tcPr>
            <w:tcW w:w="1376" w:type="dxa"/>
          </w:tcPr>
          <w:p w14:paraId="1E718D03" w14:textId="1FDF1D63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25.34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0.6471</w:t>
            </w:r>
          </w:p>
        </w:tc>
        <w:tc>
          <w:tcPr>
            <w:tcW w:w="1376" w:type="dxa"/>
          </w:tcPr>
          <w:p w14:paraId="053B70E1" w14:textId="6EE28A00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23.86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0.5443</w:t>
            </w:r>
          </w:p>
        </w:tc>
        <w:tc>
          <w:tcPr>
            <w:tcW w:w="1376" w:type="dxa"/>
          </w:tcPr>
          <w:p w14:paraId="54661179" w14:textId="21772342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24.14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0.5043</w:t>
            </w:r>
          </w:p>
        </w:tc>
        <w:tc>
          <w:tcPr>
            <w:tcW w:w="1376" w:type="dxa"/>
          </w:tcPr>
          <w:p w14:paraId="6AB92F76" w14:textId="298DF6BB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21.29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0.5133</w:t>
            </w:r>
          </w:p>
        </w:tc>
        <w:tc>
          <w:tcPr>
            <w:tcW w:w="1376" w:type="dxa"/>
          </w:tcPr>
          <w:p w14:paraId="5D5EC045" w14:textId="00A803D5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22.46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0.6606</w:t>
            </w:r>
          </w:p>
        </w:tc>
        <w:tc>
          <w:tcPr>
            <w:tcW w:w="1376" w:type="dxa"/>
          </w:tcPr>
          <w:p w14:paraId="38F5AD86" w14:textId="0FA26BED" w:rsidR="00885A6E" w:rsidRPr="00EB0B7B" w:rsidRDefault="000A7714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A7714">
              <w:rPr>
                <w:rFonts w:ascii="Times New Roman" w:hAnsi="Times New Roman"/>
                <w:color w:val="auto"/>
                <w:sz w:val="16"/>
                <w:szCs w:val="16"/>
              </w:rPr>
              <w:t>23.42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 </w:t>
            </w:r>
            <w:r w:rsidR="00C404C2" w:rsidRPr="00C404C2">
              <w:rPr>
                <w:rFonts w:ascii="Times New Roman" w:hAnsi="Times New Roman"/>
                <w:color w:val="auto"/>
                <w:sz w:val="16"/>
                <w:szCs w:val="16"/>
              </w:rPr>
              <w:t>0.5739</w:t>
            </w:r>
          </w:p>
        </w:tc>
      </w:tr>
      <w:tr w:rsidR="00885A6E" w:rsidRPr="009752DF" w14:paraId="02373615" w14:textId="440EB59C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695649A1" w14:textId="58F91F22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FSRCNN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[7]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6F1CC89" w14:textId="77777777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8×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154091EB" w14:textId="75E7BF1F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12K </w:t>
            </w:r>
          </w:p>
        </w:tc>
        <w:tc>
          <w:tcPr>
            <w:tcW w:w="1376" w:type="dxa"/>
          </w:tcPr>
          <w:p w14:paraId="692A984B" w14:textId="667F52A4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25.42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0.6440</w:t>
            </w:r>
          </w:p>
        </w:tc>
        <w:tc>
          <w:tcPr>
            <w:tcW w:w="1376" w:type="dxa"/>
          </w:tcPr>
          <w:p w14:paraId="222170BB" w14:textId="0AA77434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23.94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0.5482</w:t>
            </w:r>
          </w:p>
        </w:tc>
        <w:tc>
          <w:tcPr>
            <w:tcW w:w="1376" w:type="dxa"/>
          </w:tcPr>
          <w:p w14:paraId="77EE7698" w14:textId="08C8C605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24.21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0.5112</w:t>
            </w:r>
          </w:p>
        </w:tc>
        <w:tc>
          <w:tcPr>
            <w:tcW w:w="1376" w:type="dxa"/>
          </w:tcPr>
          <w:p w14:paraId="12489C0F" w14:textId="47403308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21.32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0.5090</w:t>
            </w:r>
          </w:p>
        </w:tc>
        <w:tc>
          <w:tcPr>
            <w:tcW w:w="1376" w:type="dxa"/>
          </w:tcPr>
          <w:p w14:paraId="0697A23A" w14:textId="68827EE9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22.39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EB0B7B">
              <w:rPr>
                <w:rFonts w:ascii="Times New Roman" w:hAnsi="Times New Roman"/>
                <w:color w:val="auto"/>
                <w:sz w:val="16"/>
                <w:szCs w:val="16"/>
              </w:rPr>
              <w:t>0.6357</w:t>
            </w:r>
          </w:p>
        </w:tc>
        <w:tc>
          <w:tcPr>
            <w:tcW w:w="1376" w:type="dxa"/>
          </w:tcPr>
          <w:p w14:paraId="035A09E7" w14:textId="7BFDADD7" w:rsidR="00885A6E" w:rsidRPr="00EB0B7B" w:rsidRDefault="000A7714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A7714">
              <w:rPr>
                <w:rFonts w:ascii="Times New Roman" w:hAnsi="Times New Roman"/>
                <w:color w:val="auto"/>
                <w:sz w:val="16"/>
                <w:szCs w:val="16"/>
              </w:rPr>
              <w:t>23.46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 </w:t>
            </w:r>
            <w:r w:rsidR="00C404C2" w:rsidRPr="00C404C2">
              <w:rPr>
                <w:rFonts w:ascii="Times New Roman" w:hAnsi="Times New Roman"/>
                <w:color w:val="auto"/>
                <w:sz w:val="16"/>
                <w:szCs w:val="16"/>
              </w:rPr>
              <w:t>0.5696</w:t>
            </w:r>
          </w:p>
        </w:tc>
      </w:tr>
      <w:tr w:rsidR="00885A6E" w:rsidRPr="009752DF" w14:paraId="7F79BFBC" w14:textId="303A896F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1B228126" w14:textId="2C0B3291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VDSR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[9]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32D3846D" w14:textId="77777777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8×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778C1A98" w14:textId="3B3A4127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665K</w:t>
            </w:r>
          </w:p>
        </w:tc>
        <w:tc>
          <w:tcPr>
            <w:tcW w:w="1376" w:type="dxa"/>
          </w:tcPr>
          <w:p w14:paraId="54E5209E" w14:textId="67D1EEBD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25.73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0.6743</w:t>
            </w:r>
          </w:p>
        </w:tc>
        <w:tc>
          <w:tcPr>
            <w:tcW w:w="1376" w:type="dxa"/>
          </w:tcPr>
          <w:p w14:paraId="752140B6" w14:textId="2B1DB808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23.20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0.5110</w:t>
            </w:r>
          </w:p>
        </w:tc>
        <w:tc>
          <w:tcPr>
            <w:tcW w:w="1376" w:type="dxa"/>
          </w:tcPr>
          <w:p w14:paraId="17BC74DD" w14:textId="161CDD60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24.34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0.5169</w:t>
            </w:r>
          </w:p>
        </w:tc>
        <w:tc>
          <w:tcPr>
            <w:tcW w:w="1376" w:type="dxa"/>
          </w:tcPr>
          <w:p w14:paraId="33DC07BF" w14:textId="09160537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21.48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0.5289</w:t>
            </w:r>
          </w:p>
        </w:tc>
        <w:tc>
          <w:tcPr>
            <w:tcW w:w="1376" w:type="dxa"/>
          </w:tcPr>
          <w:p w14:paraId="1B21EC7A" w14:textId="2BD9DB6B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22.73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0.6688</w:t>
            </w:r>
          </w:p>
        </w:tc>
        <w:tc>
          <w:tcPr>
            <w:tcW w:w="1376" w:type="dxa"/>
          </w:tcPr>
          <w:p w14:paraId="50B728BC" w14:textId="68AAD475" w:rsidR="00885A6E" w:rsidRPr="003721CF" w:rsidRDefault="000A7714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A7714">
              <w:rPr>
                <w:rFonts w:ascii="Times New Roman" w:hAnsi="Times New Roman"/>
                <w:color w:val="auto"/>
                <w:sz w:val="16"/>
                <w:szCs w:val="16"/>
              </w:rPr>
              <w:t>23.50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 </w:t>
            </w:r>
            <w:r w:rsidR="00C404C2" w:rsidRPr="00C404C2">
              <w:rPr>
                <w:rFonts w:ascii="Times New Roman" w:hAnsi="Times New Roman"/>
                <w:color w:val="auto"/>
                <w:sz w:val="16"/>
                <w:szCs w:val="16"/>
              </w:rPr>
              <w:t>0.5800</w:t>
            </w:r>
          </w:p>
        </w:tc>
      </w:tr>
      <w:tr w:rsidR="00885A6E" w:rsidRPr="009752DF" w14:paraId="2A78D916" w14:textId="1DA2A418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7CBD9112" w14:textId="7852D4F6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DRCN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[11]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5E26827" w14:textId="77777777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8×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69C27D3A" w14:textId="1293068F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1,774K</w:t>
            </w:r>
          </w:p>
        </w:tc>
        <w:tc>
          <w:tcPr>
            <w:tcW w:w="1376" w:type="dxa"/>
          </w:tcPr>
          <w:p w14:paraId="654B0AD6" w14:textId="4C6333E9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25.93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0.6743</w:t>
            </w:r>
          </w:p>
        </w:tc>
        <w:tc>
          <w:tcPr>
            <w:tcW w:w="1376" w:type="dxa"/>
          </w:tcPr>
          <w:p w14:paraId="0AEB9BBF" w14:textId="55B9EA1D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24.25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0.5510</w:t>
            </w:r>
          </w:p>
        </w:tc>
        <w:tc>
          <w:tcPr>
            <w:tcW w:w="1376" w:type="dxa"/>
          </w:tcPr>
          <w:p w14:paraId="0BC2A65D" w14:textId="282FEE21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24.49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0.5168</w:t>
            </w:r>
          </w:p>
        </w:tc>
        <w:tc>
          <w:tcPr>
            <w:tcW w:w="1376" w:type="dxa"/>
          </w:tcPr>
          <w:p w14:paraId="4574E533" w14:textId="15B303FC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21.71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0.5289</w:t>
            </w:r>
          </w:p>
        </w:tc>
        <w:tc>
          <w:tcPr>
            <w:tcW w:w="1376" w:type="dxa"/>
          </w:tcPr>
          <w:p w14:paraId="30899DD6" w14:textId="6CD3AB31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23.20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3721CF">
              <w:rPr>
                <w:rFonts w:ascii="Times New Roman" w:hAnsi="Times New Roman"/>
                <w:color w:val="auto"/>
                <w:sz w:val="16"/>
                <w:szCs w:val="16"/>
              </w:rPr>
              <w:t>0.6686</w:t>
            </w:r>
          </w:p>
        </w:tc>
        <w:tc>
          <w:tcPr>
            <w:tcW w:w="1376" w:type="dxa"/>
          </w:tcPr>
          <w:p w14:paraId="037DE080" w14:textId="7B763F5F" w:rsidR="00885A6E" w:rsidRPr="003721CF" w:rsidRDefault="000A7714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0A7714">
              <w:rPr>
                <w:rFonts w:ascii="Times New Roman" w:hAnsi="Times New Roman"/>
                <w:color w:val="auto"/>
                <w:sz w:val="16"/>
                <w:szCs w:val="16"/>
              </w:rPr>
              <w:t>23.92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/ </w:t>
            </w:r>
            <w:r w:rsidR="00C404C2" w:rsidRPr="00C404C2">
              <w:rPr>
                <w:rFonts w:ascii="Times New Roman" w:hAnsi="Times New Roman"/>
                <w:color w:val="auto"/>
                <w:sz w:val="16"/>
                <w:szCs w:val="16"/>
              </w:rPr>
              <w:t>0.5879</w:t>
            </w:r>
          </w:p>
        </w:tc>
      </w:tr>
      <w:tr w:rsidR="00885A6E" w:rsidRPr="009752DF" w14:paraId="06D2E59C" w14:textId="0F1A2F52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792CD943" w14:textId="6171AB27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proofErr w:type="spellStart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LapSRN</w:t>
            </w:r>
            <w:proofErr w:type="spellEnd"/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begin"/>
            </w:r>
            <w:r w:rsidR="006549DF">
              <w:rPr>
                <w:rFonts w:ascii="Times New Roman" w:hAnsi="Times New Roman"/>
                <w:color w:val="auto"/>
                <w:sz w:val="16"/>
                <w:szCs w:val="16"/>
              </w:rPr>
              <w:instrText xml:space="preserve"> ADDIN EN.CITE &lt;EndNote&gt;&lt;Cite&gt;&lt;Author&gt;Lai&lt;/Author&gt;&lt;Year&gt;2017&lt;/Year&gt;&lt;RecNum&gt;48&lt;/RecNum&gt;&lt;DisplayText&gt;[21]&lt;/DisplayText&gt;&lt;record&gt;&lt;rec-number&gt;48&lt;/rec-number&gt;&lt;foreign-keys&gt;&lt;key app="EN" db-id="srxvfdd95r2023e09rp5vpah5wxe09vdzrzd" timestamp="1658464813"&gt;48&lt;/key&gt;&lt;/foreign-keys&gt;&lt;ref-type name="Conference Proceedings"&gt;10&lt;/ref-type&gt;&lt;contributors&gt;&lt;authors&gt;&lt;author&gt;Lai, Wei-Sheng&lt;/author&gt;&lt;author&gt;Huang, Jia-Bin&lt;/author&gt;&lt;author&gt;Ahuja, Narendra&lt;/author&gt;&lt;author&gt;Yang, Ming-Hsuan&lt;/author&gt;&lt;/authors&gt;&lt;/contributors&gt;&lt;titles&gt;&lt;title&gt;Deep laplacian pyramid networks for fast and accurate super-resolution&lt;/title&gt;&lt;secondary-title&gt;Proceedings of the IEEE conference on computer vision and pattern recognition&lt;/secondary-title&gt;&lt;/titles&gt;&lt;pages&gt;624-632&lt;/pages&gt;&lt;dates&gt;&lt;year&gt;2017&lt;/year&gt;&lt;/dates&gt;&lt;urls&gt;&lt;/urls&gt;&lt;/record&gt;&lt;/Cite&gt;&lt;/EndNote&gt;</w:instrTex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separate"/>
            </w:r>
            <w:r w:rsidR="006549DF">
              <w:rPr>
                <w:rFonts w:ascii="Times New Roman" w:hAnsi="Times New Roman"/>
                <w:noProof/>
                <w:color w:val="auto"/>
                <w:sz w:val="16"/>
                <w:szCs w:val="16"/>
              </w:rPr>
              <w:t>[21]</w:t>
            </w: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fldChar w:fldCharType="end"/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02067040" w14:textId="77777777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8×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4C0CEEA9" w14:textId="714CC533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813K</w:t>
            </w:r>
          </w:p>
        </w:tc>
        <w:tc>
          <w:tcPr>
            <w:tcW w:w="1376" w:type="dxa"/>
          </w:tcPr>
          <w:p w14:paraId="272CB811" w14:textId="03A20C01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26.15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0.7028</w:t>
            </w:r>
          </w:p>
        </w:tc>
        <w:tc>
          <w:tcPr>
            <w:tcW w:w="1376" w:type="dxa"/>
          </w:tcPr>
          <w:p w14:paraId="799E3984" w14:textId="468D1D24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24.45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0.5792</w:t>
            </w:r>
          </w:p>
        </w:tc>
        <w:tc>
          <w:tcPr>
            <w:tcW w:w="1376" w:type="dxa"/>
          </w:tcPr>
          <w:p w14:paraId="461178E2" w14:textId="5D9DC401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24.54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0.5293</w:t>
            </w:r>
          </w:p>
        </w:tc>
        <w:tc>
          <w:tcPr>
            <w:tcW w:w="1376" w:type="dxa"/>
          </w:tcPr>
          <w:p w14:paraId="275760BA" w14:textId="17379456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21.81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0.5555</w:t>
            </w:r>
          </w:p>
        </w:tc>
        <w:tc>
          <w:tcPr>
            <w:tcW w:w="1376" w:type="dxa"/>
          </w:tcPr>
          <w:p w14:paraId="5E268541" w14:textId="700F05F6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23.39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Pr="00742AE2">
              <w:rPr>
                <w:rFonts w:ascii="Times New Roman" w:hAnsi="Times New Roman"/>
                <w:color w:val="auto"/>
                <w:sz w:val="16"/>
                <w:szCs w:val="16"/>
              </w:rPr>
              <w:t>0.7068</w:t>
            </w:r>
          </w:p>
        </w:tc>
        <w:tc>
          <w:tcPr>
            <w:tcW w:w="1376" w:type="dxa"/>
          </w:tcPr>
          <w:p w14:paraId="7A9625B1" w14:textId="4008B944" w:rsidR="00885A6E" w:rsidRPr="00742AE2" w:rsidRDefault="000A7714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00B32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24.07</w:t>
            </w:r>
            <w:r w:rsidRPr="00A00B32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/>
                <w:color w:val="auto"/>
                <w:sz w:val="16"/>
                <w:szCs w:val="16"/>
              </w:rPr>
              <w:t>/</w:t>
            </w:r>
            <w:r w:rsidR="00C404C2">
              <w:rPr>
                <w:rFonts w:ascii="Times New Roman" w:hAnsi="Times New Roman"/>
                <w:color w:val="auto"/>
                <w:sz w:val="16"/>
                <w:szCs w:val="16"/>
              </w:rPr>
              <w:t xml:space="preserve"> </w:t>
            </w:r>
            <w:r w:rsidR="00C404C2" w:rsidRPr="00A00B32">
              <w:rPr>
                <w:rFonts w:ascii="Times New Roman" w:hAnsi="Times New Roman"/>
                <w:color w:val="5B9BD5" w:themeColor="accent1"/>
                <w:sz w:val="16"/>
                <w:szCs w:val="16"/>
                <w:u w:val="single"/>
              </w:rPr>
              <w:t>0.6147</w:t>
            </w:r>
            <w:r w:rsidRPr="00A00B32">
              <w:rPr>
                <w:rFonts w:ascii="Times New Roman" w:hAnsi="Times New Roman"/>
                <w:color w:val="5B9BD5" w:themeColor="accent1"/>
                <w:sz w:val="16"/>
                <w:szCs w:val="16"/>
              </w:rPr>
              <w:t xml:space="preserve"> </w:t>
            </w:r>
          </w:p>
        </w:tc>
      </w:tr>
      <w:tr w:rsidR="00885A6E" w:rsidRPr="009752DF" w14:paraId="193E8142" w14:textId="6D30ED63" w:rsidTr="00885A6E">
        <w:trPr>
          <w:jc w:val="center"/>
        </w:trPr>
        <w:tc>
          <w:tcPr>
            <w:tcW w:w="1530" w:type="dxa"/>
            <w:shd w:val="clear" w:color="auto" w:fill="auto"/>
            <w:vAlign w:val="center"/>
          </w:tcPr>
          <w:p w14:paraId="23EFD364" w14:textId="4F57563E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SENext (Our)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45FCAF57" w14:textId="77777777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 w:rsidRPr="00AA7776">
              <w:rPr>
                <w:rFonts w:ascii="Times New Roman" w:hAnsi="Times New Roman"/>
                <w:color w:val="auto"/>
                <w:sz w:val="16"/>
                <w:szCs w:val="16"/>
              </w:rPr>
              <w:t>8×</w:t>
            </w:r>
          </w:p>
        </w:tc>
        <w:tc>
          <w:tcPr>
            <w:tcW w:w="906" w:type="dxa"/>
            <w:shd w:val="clear" w:color="auto" w:fill="auto"/>
            <w:vAlign w:val="center"/>
          </w:tcPr>
          <w:p w14:paraId="09DF7A45" w14:textId="1E7660C8" w:rsidR="00885A6E" w:rsidRPr="00AA7776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color w:val="auto"/>
                <w:sz w:val="16"/>
                <w:szCs w:val="16"/>
              </w:rPr>
              <w:t>97K</w:t>
            </w:r>
          </w:p>
        </w:tc>
        <w:tc>
          <w:tcPr>
            <w:tcW w:w="1376" w:type="dxa"/>
          </w:tcPr>
          <w:p w14:paraId="5D625E7D" w14:textId="02E8A531" w:rsidR="00885A6E" w:rsidRPr="00F1139D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F1139D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26.87 / 0.7415</w:t>
            </w:r>
          </w:p>
        </w:tc>
        <w:tc>
          <w:tcPr>
            <w:tcW w:w="1376" w:type="dxa"/>
          </w:tcPr>
          <w:p w14:paraId="21CFCECF" w14:textId="51B48BB1" w:rsidR="00885A6E" w:rsidRPr="00F1139D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F1139D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25.73 / 0.6200</w:t>
            </w:r>
          </w:p>
        </w:tc>
        <w:tc>
          <w:tcPr>
            <w:tcW w:w="1376" w:type="dxa"/>
          </w:tcPr>
          <w:p w14:paraId="3C3D962B" w14:textId="6264CF71" w:rsidR="00885A6E" w:rsidRPr="00F1139D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F1139D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26.79 / 0.5847</w:t>
            </w:r>
          </w:p>
        </w:tc>
        <w:tc>
          <w:tcPr>
            <w:tcW w:w="1376" w:type="dxa"/>
          </w:tcPr>
          <w:p w14:paraId="21B6C797" w14:textId="01415E83" w:rsidR="00885A6E" w:rsidRPr="00F1139D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F1139D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1</w:t>
            </w:r>
            <w:r w:rsidRPr="00F1139D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.90 / 0.5829</w:t>
            </w:r>
          </w:p>
        </w:tc>
        <w:tc>
          <w:tcPr>
            <w:tcW w:w="1376" w:type="dxa"/>
          </w:tcPr>
          <w:p w14:paraId="7C13A8C5" w14:textId="02711DBF" w:rsidR="00885A6E" w:rsidRPr="00972961" w:rsidRDefault="00885A6E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auto"/>
                <w:sz w:val="16"/>
                <w:szCs w:val="16"/>
              </w:rPr>
            </w:pPr>
            <w:r w:rsidRPr="00972961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23.9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6</w:t>
            </w:r>
            <w:r w:rsidRPr="00972961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 / 0.7389</w:t>
            </w:r>
          </w:p>
        </w:tc>
        <w:tc>
          <w:tcPr>
            <w:tcW w:w="1376" w:type="dxa"/>
          </w:tcPr>
          <w:p w14:paraId="090FD2FF" w14:textId="39F16B77" w:rsidR="00885A6E" w:rsidRPr="00972961" w:rsidRDefault="000A7714" w:rsidP="00DD1908">
            <w:pPr>
              <w:pStyle w:val="MDPI42tablebody"/>
              <w:spacing w:line="240" w:lineRule="auto"/>
              <w:jc w:val="left"/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</w:pPr>
            <w:r w:rsidRPr="000A7714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25.05</w:t>
            </w:r>
            <w:r w:rsidR="00C404C2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 xml:space="preserve">/ </w:t>
            </w:r>
            <w:r w:rsidR="00C404C2" w:rsidRPr="00C404C2">
              <w:rPr>
                <w:rFonts w:ascii="Times New Roman" w:hAnsi="Times New Roman"/>
                <w:b/>
                <w:bCs/>
                <w:color w:val="FF0000"/>
                <w:sz w:val="16"/>
                <w:szCs w:val="16"/>
              </w:rPr>
              <w:t>0.6536</w:t>
            </w:r>
          </w:p>
        </w:tc>
      </w:tr>
      <w:bookmarkEnd w:id="17"/>
      <w:bookmarkEnd w:id="22"/>
    </w:tbl>
    <w:p w14:paraId="260D3AAC" w14:textId="567161D5" w:rsidR="00C010A5" w:rsidRDefault="00C010A5" w:rsidP="003C1232">
      <w:pPr>
        <w:pStyle w:val="MDPI22heading2"/>
        <w:spacing w:before="0" w:after="0" w:line="0" w:lineRule="atLeast"/>
        <w:ind w:left="720"/>
        <w:rPr>
          <w:sz w:val="9"/>
          <w:szCs w:val="9"/>
        </w:rPr>
      </w:pPr>
    </w:p>
    <w:p w14:paraId="56C2F9D3" w14:textId="667DE874" w:rsidR="00C77D0B" w:rsidRDefault="00C77D0B" w:rsidP="003C1232">
      <w:pPr>
        <w:pStyle w:val="MDPI22heading2"/>
        <w:spacing w:before="0" w:after="0" w:line="0" w:lineRule="atLeast"/>
        <w:ind w:left="720"/>
        <w:rPr>
          <w:sz w:val="9"/>
          <w:szCs w:val="9"/>
        </w:rPr>
      </w:pPr>
    </w:p>
    <w:p w14:paraId="074B9478" w14:textId="78D8F0EC" w:rsidR="00C77D0B" w:rsidRDefault="00C77D0B" w:rsidP="003C1232">
      <w:pPr>
        <w:pStyle w:val="MDPI22heading2"/>
        <w:spacing w:before="0" w:after="0" w:line="0" w:lineRule="atLeast"/>
        <w:ind w:left="720"/>
        <w:rPr>
          <w:sz w:val="9"/>
          <w:szCs w:val="9"/>
        </w:rPr>
      </w:pPr>
    </w:p>
    <w:p w14:paraId="3E12471A" w14:textId="14C9ECE0" w:rsidR="00C77D0B" w:rsidRDefault="00C77D0B" w:rsidP="00491F76">
      <w:pPr>
        <w:pStyle w:val="MDPI22heading2"/>
        <w:spacing w:before="0" w:after="0" w:line="0" w:lineRule="atLeast"/>
        <w:rPr>
          <w:sz w:val="9"/>
          <w:szCs w:val="9"/>
        </w:rPr>
      </w:pPr>
    </w:p>
    <w:p w14:paraId="2191123C" w14:textId="32BF5A0A" w:rsidR="00491F76" w:rsidRDefault="00491F76" w:rsidP="00491F76">
      <w:pPr>
        <w:pStyle w:val="MDPI22heading2"/>
        <w:spacing w:before="0" w:after="0" w:line="0" w:lineRule="atLeast"/>
        <w:rPr>
          <w:sz w:val="9"/>
          <w:szCs w:val="9"/>
        </w:rPr>
      </w:pPr>
    </w:p>
    <w:p w14:paraId="71EDF271" w14:textId="77777777" w:rsidR="00491F76" w:rsidRPr="003C1232" w:rsidRDefault="00491F76" w:rsidP="00491F76">
      <w:pPr>
        <w:pStyle w:val="MDPI22heading2"/>
        <w:spacing w:before="0" w:after="0" w:line="0" w:lineRule="atLeast"/>
        <w:rPr>
          <w:sz w:val="9"/>
          <w:szCs w:val="9"/>
        </w:rPr>
      </w:pPr>
    </w:p>
    <w:p w14:paraId="36AD737D" w14:textId="70336052" w:rsidR="00052984" w:rsidRDefault="00052984" w:rsidP="00F460B0">
      <w:pPr>
        <w:pStyle w:val="MDPI22heading2"/>
        <w:numPr>
          <w:ilvl w:val="1"/>
          <w:numId w:val="4"/>
        </w:numPr>
        <w:rPr>
          <w:rFonts w:ascii="Times New Roman" w:hAnsi="Times New Roman"/>
          <w:snapToGrid/>
        </w:rPr>
      </w:pPr>
      <w:bookmarkStart w:id="23" w:name="_Hlk47005445"/>
      <w:r w:rsidRPr="00BC124E">
        <w:rPr>
          <w:rFonts w:ascii="Times New Roman" w:hAnsi="Times New Roman"/>
          <w:snapToGrid/>
        </w:rPr>
        <w:lastRenderedPageBreak/>
        <w:t>Compar</w:t>
      </w:r>
      <w:r w:rsidR="003C1232">
        <w:rPr>
          <w:rFonts w:ascii="Times New Roman" w:hAnsi="Times New Roman"/>
          <w:snapToGrid/>
        </w:rPr>
        <w:t xml:space="preserve">ison </w:t>
      </w:r>
      <w:r w:rsidRPr="00BC124E">
        <w:rPr>
          <w:rFonts w:ascii="Times New Roman" w:hAnsi="Times New Roman"/>
          <w:snapToGrid/>
        </w:rPr>
        <w:t>analysis based on the number of model parameters</w:t>
      </w:r>
    </w:p>
    <w:p w14:paraId="355DCC3B" w14:textId="1DC4E0D9" w:rsidR="00744BC9" w:rsidRPr="00F460B0" w:rsidRDefault="006B1002" w:rsidP="00FF36B0">
      <w:pPr>
        <w:pStyle w:val="MDPI22heading2"/>
        <w:spacing w:line="340" w:lineRule="atLeast"/>
        <w:ind w:left="418" w:firstLine="302"/>
        <w:jc w:val="both"/>
        <w:rPr>
          <w:rFonts w:ascii="Times New Roman" w:hAnsi="Times New Roman"/>
          <w:i w:val="0"/>
          <w:noProof w:val="0"/>
          <w:snapToGrid/>
          <w:szCs w:val="20"/>
        </w:rPr>
      </w:pPr>
      <w:r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We </w:t>
      </w:r>
      <w:r w:rsidR="00F7559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evaluate </w:t>
      </w:r>
      <w:r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the </w:t>
      </w:r>
      <w:r w:rsidR="00BC0DA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computational </w:t>
      </w:r>
      <w:r w:rsidR="00A05373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cost </w:t>
      </w:r>
      <w:r w:rsidR="00D802E2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of our SENext </w:t>
      </w:r>
      <w:r w:rsidR="008A4EFF" w:rsidRPr="00F460B0">
        <w:rPr>
          <w:rFonts w:ascii="Times New Roman" w:hAnsi="Times New Roman"/>
          <w:i w:val="0"/>
          <w:noProof w:val="0"/>
          <w:snapToGrid/>
          <w:szCs w:val="20"/>
        </w:rPr>
        <w:t>model in terms of</w:t>
      </w:r>
      <w:r w:rsidR="00D802E2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3C45BE">
        <w:rPr>
          <w:rFonts w:ascii="Times New Roman" w:hAnsi="Times New Roman"/>
          <w:i w:val="0"/>
          <w:noProof w:val="0"/>
          <w:snapToGrid/>
          <w:szCs w:val="20"/>
        </w:rPr>
        <w:t xml:space="preserve">the </w:t>
      </w:r>
      <w:r w:rsidR="00D802E2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size of the network </w:t>
      </w:r>
      <w:r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parameters </w:t>
      </w:r>
      <w:r w:rsidR="008A4EFF" w:rsidRPr="00F460B0">
        <w:rPr>
          <w:rFonts w:ascii="Times New Roman" w:hAnsi="Times New Roman"/>
          <w:i w:val="0"/>
          <w:noProof w:val="0"/>
          <w:snapToGrid/>
          <w:szCs w:val="20"/>
        </w:rPr>
        <w:t>versus PSNR</w:t>
      </w:r>
      <w:r w:rsidR="003C45BE">
        <w:rPr>
          <w:rFonts w:ascii="Times New Roman" w:hAnsi="Times New Roman"/>
          <w:i w:val="0"/>
          <w:noProof w:val="0"/>
          <w:snapToGrid/>
          <w:szCs w:val="20"/>
        </w:rPr>
        <w:t>,</w:t>
      </w:r>
      <w:r w:rsidR="008A4EFF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4D1C76" w:rsidRPr="00F460B0">
        <w:rPr>
          <w:rFonts w:ascii="Times New Roman" w:hAnsi="Times New Roman"/>
          <w:i w:val="0"/>
          <w:noProof w:val="0"/>
          <w:snapToGrid/>
          <w:szCs w:val="20"/>
        </w:rPr>
        <w:t>as shown in Fig</w:t>
      </w:r>
      <w:r w:rsidR="00A83A46" w:rsidRPr="00F460B0">
        <w:rPr>
          <w:rFonts w:ascii="Times New Roman" w:hAnsi="Times New Roman"/>
          <w:i w:val="0"/>
          <w:noProof w:val="0"/>
          <w:snapToGrid/>
          <w:szCs w:val="20"/>
        </w:rPr>
        <w:t>.</w:t>
      </w:r>
      <w:r w:rsidR="004D1C76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3C1232">
        <w:rPr>
          <w:rFonts w:ascii="Times New Roman" w:hAnsi="Times New Roman"/>
          <w:i w:val="0"/>
          <w:noProof w:val="0"/>
          <w:snapToGrid/>
          <w:szCs w:val="20"/>
        </w:rPr>
        <w:t>9</w:t>
      </w:r>
      <w:r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. </w:t>
      </w:r>
      <w:bookmarkEnd w:id="23"/>
      <w:r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By </w:t>
      </w:r>
      <w:r w:rsidR="000B5D1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employing the </w:t>
      </w:r>
      <w:r w:rsidR="00802506" w:rsidRPr="00F460B0">
        <w:rPr>
          <w:rFonts w:ascii="Times New Roman" w:hAnsi="Times New Roman"/>
          <w:i w:val="0"/>
          <w:noProof w:val="0"/>
          <w:snapToGrid/>
          <w:szCs w:val="20"/>
        </w:rPr>
        <w:t>squeeze-and-excitation blocks</w:t>
      </w:r>
      <w:r w:rsidR="006954B9" w:rsidRPr="00F460B0">
        <w:rPr>
          <w:rFonts w:ascii="Times New Roman" w:hAnsi="Times New Roman"/>
          <w:i w:val="0"/>
          <w:noProof w:val="0"/>
          <w:snapToGrid/>
          <w:szCs w:val="20"/>
        </w:rPr>
        <w:t>,</w:t>
      </w:r>
      <w:r w:rsidR="005F5EF7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our </w:t>
      </w:r>
      <w:r w:rsidR="000B5D1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SENext network </w:t>
      </w:r>
      <w:r w:rsidR="005F5EF7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model </w:t>
      </w:r>
      <w:r w:rsidR="003644A5">
        <w:rPr>
          <w:rFonts w:ascii="Times New Roman" w:hAnsi="Times New Roman"/>
          <w:i w:val="0"/>
          <w:noProof w:val="0"/>
          <w:snapToGrid/>
          <w:szCs w:val="20"/>
        </w:rPr>
        <w:t xml:space="preserve">shrink </w:t>
      </w:r>
      <w:r w:rsidR="00223ABA" w:rsidRPr="00F460B0">
        <w:rPr>
          <w:rFonts w:ascii="Times New Roman" w:hAnsi="Times New Roman"/>
          <w:i w:val="0"/>
          <w:noProof w:val="0"/>
          <w:snapToGrid/>
          <w:szCs w:val="20"/>
        </w:rPr>
        <w:t>size of the model in terms of</w:t>
      </w:r>
      <w:r w:rsidR="005F5EF7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423A28" w:rsidRPr="00F460B0">
        <w:rPr>
          <w:rFonts w:ascii="Times New Roman" w:hAnsi="Times New Roman"/>
          <w:i w:val="0"/>
          <w:noProof w:val="0"/>
          <w:snapToGrid/>
          <w:szCs w:val="20"/>
        </w:rPr>
        <w:t>K</w:t>
      </w:r>
      <w:r w:rsidR="00223ABA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5F5EF7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parameters </w:t>
      </w:r>
      <w:r w:rsidR="00223ABA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with </w:t>
      </w:r>
      <w:r w:rsidR="00D42A18" w:rsidRPr="00F460B0">
        <w:rPr>
          <w:rFonts w:ascii="Times New Roman" w:hAnsi="Times New Roman"/>
          <w:i w:val="0"/>
          <w:noProof w:val="0"/>
          <w:snapToGrid/>
          <w:szCs w:val="20"/>
        </w:rPr>
        <w:t>other</w:t>
      </w:r>
      <w:r w:rsidR="001315D6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deep CNN image SR methods. </w:t>
      </w:r>
      <w:r w:rsidR="003C45BE">
        <w:rPr>
          <w:rFonts w:ascii="Times New Roman" w:hAnsi="Times New Roman"/>
          <w:i w:val="0"/>
          <w:noProof w:val="0"/>
          <w:snapToGrid/>
          <w:szCs w:val="20"/>
        </w:rPr>
        <w:t>The proposed</w:t>
      </w:r>
      <w:r w:rsidR="00423A28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model </w:t>
      </w:r>
      <w:r w:rsidR="003C45BE">
        <w:rPr>
          <w:rFonts w:ascii="Times New Roman" w:hAnsi="Times New Roman"/>
          <w:i w:val="0"/>
          <w:noProof w:val="0"/>
          <w:snapToGrid/>
          <w:szCs w:val="20"/>
        </w:rPr>
        <w:t>evaluates</w:t>
      </w:r>
      <w:r w:rsidR="00423A28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the performance </w:t>
      </w:r>
      <w:r w:rsidR="00423A28" w:rsidRPr="00B722DE">
        <w:rPr>
          <w:rFonts w:ascii="Times New Roman" w:hAnsi="Times New Roman"/>
          <w:i w:val="0"/>
          <w:noProof w:val="0"/>
          <w:snapToGrid/>
          <w:szCs w:val="20"/>
        </w:rPr>
        <w:t xml:space="preserve">on Set5 </w:t>
      </w:r>
      <w:r w:rsidR="00B722DE" w:rsidRPr="00B722DE">
        <w:rPr>
          <w:rFonts w:ascii="Times New Roman" w:hAnsi="Times New Roman"/>
          <w:i w:val="0"/>
          <w:snapToGrid/>
          <w:szCs w:val="20"/>
        </w:rPr>
        <w:fldChar w:fldCharType="begin"/>
      </w:r>
      <w:r w:rsidR="00B722DE" w:rsidRPr="00B722DE">
        <w:rPr>
          <w:rFonts w:ascii="Times New Roman" w:hAnsi="Times New Roman"/>
          <w:i w:val="0"/>
          <w:snapToGrid/>
          <w:szCs w:val="20"/>
        </w:rPr>
        <w:instrText xml:space="preserve"> ADDIN EN.CITE &lt;EndNote&gt;&lt;Cite&gt;&lt;Author&gt;Bevilacqua&lt;/Author&gt;&lt;Year&gt;2012&lt;/Year&gt;&lt;RecNum&gt;3&lt;/RecNum&gt;&lt;DisplayText&gt;[60]&lt;/DisplayText&gt;&lt;record&gt;&lt;rec-number&gt;3&lt;/rec-number&gt;&lt;foreign-keys&gt;&lt;key app="EN" db-id="srxvfdd95r2023e09rp5vpah5wxe09vdzrzd" timestamp="1657255627"&gt;3&lt;/key&gt;&lt;/foreign-keys&gt;&lt;ref-type name="Journal Article"&gt;17&lt;/ref-type&gt;&lt;contributors&gt;&lt;authors&gt;&lt;author&gt;Bevilacqua, Marco&lt;/author&gt;&lt;author&gt;Roumy, Aline&lt;/author&gt;&lt;author&gt;Guillemot, Christine&lt;/author&gt;&lt;author&gt;Alberi-Morel, Marie Line&lt;/author&gt;&lt;/authors&gt;&lt;/contributors&gt;&lt;titles&gt;&lt;title&gt;Low-complexity single-image super-resolution based on nonnegative neighbor embedding&lt;/title&gt;&lt;/titles&gt;&lt;dates&gt;&lt;year&gt;2012&lt;/year&gt;&lt;/dates&gt;&lt;isbn&gt;1901725464&lt;/isbn&gt;&lt;urls&gt;&lt;/urls&gt;&lt;/record&gt;&lt;/Cite&gt;&lt;/EndNote&gt;</w:instrText>
      </w:r>
      <w:r w:rsidR="00B722DE" w:rsidRPr="00B722DE">
        <w:rPr>
          <w:rFonts w:ascii="Times New Roman" w:hAnsi="Times New Roman"/>
          <w:i w:val="0"/>
          <w:snapToGrid/>
          <w:szCs w:val="20"/>
        </w:rPr>
        <w:fldChar w:fldCharType="separate"/>
      </w:r>
      <w:r w:rsidR="00B722DE" w:rsidRPr="00B722DE">
        <w:rPr>
          <w:rFonts w:ascii="Times New Roman" w:hAnsi="Times New Roman"/>
          <w:i w:val="0"/>
          <w:noProof w:val="0"/>
          <w:snapToGrid/>
          <w:szCs w:val="20"/>
        </w:rPr>
        <w:t>[60]</w:t>
      </w:r>
      <w:r w:rsidR="00B722DE" w:rsidRPr="00B722DE">
        <w:rPr>
          <w:rFonts w:ascii="Times New Roman" w:hAnsi="Times New Roman"/>
          <w:i w:val="0"/>
          <w:snapToGrid/>
          <w:szCs w:val="20"/>
        </w:rPr>
        <w:fldChar w:fldCharType="end"/>
      </w:r>
      <w:r w:rsidR="00B722DE" w:rsidRPr="00B722DE">
        <w:rPr>
          <w:rFonts w:ascii="Times New Roman" w:hAnsi="Times New Roman"/>
          <w:i w:val="0"/>
          <w:snapToGrid/>
          <w:szCs w:val="20"/>
        </w:rPr>
        <w:t xml:space="preserve"> </w:t>
      </w:r>
      <w:r w:rsidR="00423A28" w:rsidRPr="00B722DE">
        <w:rPr>
          <w:rFonts w:ascii="Times New Roman" w:hAnsi="Times New Roman"/>
          <w:i w:val="0"/>
          <w:noProof w:val="0"/>
          <w:snapToGrid/>
          <w:szCs w:val="20"/>
        </w:rPr>
        <w:t xml:space="preserve">test dataset with </w:t>
      </w:r>
      <w:r w:rsidR="003C45BE">
        <w:rPr>
          <w:rFonts w:ascii="Times New Roman" w:hAnsi="Times New Roman"/>
          <w:i w:val="0"/>
          <w:noProof w:val="0"/>
          <w:snapToGrid/>
          <w:szCs w:val="20"/>
        </w:rPr>
        <w:t xml:space="preserve">an </w:t>
      </w:r>
      <w:r w:rsidR="00423A28" w:rsidRPr="00B722DE">
        <w:rPr>
          <w:rFonts w:ascii="Times New Roman" w:hAnsi="Times New Roman"/>
          <w:i w:val="0"/>
          <w:noProof w:val="0"/>
          <w:snapToGrid/>
          <w:szCs w:val="20"/>
        </w:rPr>
        <w:t xml:space="preserve">enlargement scale factor 2×. </w:t>
      </w:r>
      <w:r w:rsidR="004D2D01" w:rsidRPr="00B722DE">
        <w:rPr>
          <w:rFonts w:ascii="Times New Roman" w:hAnsi="Times New Roman"/>
          <w:i w:val="0"/>
          <w:noProof w:val="0"/>
          <w:snapToGrid/>
          <w:szCs w:val="20"/>
        </w:rPr>
        <w:t xml:space="preserve">Our </w:t>
      </w:r>
      <w:r w:rsidR="00802506" w:rsidRPr="00B722DE">
        <w:rPr>
          <w:rFonts w:ascii="Times New Roman" w:hAnsi="Times New Roman"/>
          <w:i w:val="0"/>
          <w:noProof w:val="0"/>
          <w:snapToGrid/>
          <w:szCs w:val="20"/>
        </w:rPr>
        <w:t xml:space="preserve">SENext </w:t>
      </w:r>
      <w:r w:rsidR="004D2D01" w:rsidRPr="00B722DE">
        <w:rPr>
          <w:rFonts w:ascii="Times New Roman" w:hAnsi="Times New Roman"/>
          <w:i w:val="0"/>
          <w:noProof w:val="0"/>
          <w:snapToGrid/>
          <w:szCs w:val="20"/>
        </w:rPr>
        <w:t>ha</w:t>
      </w:r>
      <w:r w:rsidR="00A42232" w:rsidRPr="00B722DE">
        <w:rPr>
          <w:rFonts w:ascii="Times New Roman" w:hAnsi="Times New Roman"/>
          <w:i w:val="0"/>
          <w:noProof w:val="0"/>
          <w:snapToGrid/>
          <w:szCs w:val="20"/>
        </w:rPr>
        <w:t xml:space="preserve">ve </w:t>
      </w:r>
      <w:r w:rsidR="001315D6" w:rsidRPr="00B722DE">
        <w:rPr>
          <w:rFonts w:ascii="Times New Roman" w:hAnsi="Times New Roman"/>
          <w:i w:val="0"/>
          <w:noProof w:val="0"/>
          <w:snapToGrid/>
          <w:szCs w:val="20"/>
        </w:rPr>
        <w:t xml:space="preserve">number of </w:t>
      </w:r>
      <w:r w:rsidR="004D2D01" w:rsidRPr="00B722DE">
        <w:rPr>
          <w:rFonts w:ascii="Times New Roman" w:hAnsi="Times New Roman"/>
          <w:i w:val="0"/>
          <w:noProof w:val="0"/>
          <w:snapToGrid/>
          <w:szCs w:val="20"/>
        </w:rPr>
        <w:t xml:space="preserve">parameters about </w:t>
      </w:r>
      <w:r w:rsidR="008363C8" w:rsidRPr="00B722DE">
        <w:rPr>
          <w:rFonts w:ascii="Times New Roman" w:hAnsi="Times New Roman"/>
          <w:i w:val="0"/>
          <w:noProof w:val="0"/>
          <w:snapToGrid/>
          <w:szCs w:val="20"/>
        </w:rPr>
        <w:t>85</w:t>
      </w:r>
      <w:r w:rsidR="00B6053C" w:rsidRPr="00B722DE">
        <w:rPr>
          <w:rFonts w:ascii="Times New Roman" w:hAnsi="Times New Roman"/>
          <w:i w:val="0"/>
          <w:noProof w:val="0"/>
          <w:snapToGrid/>
          <w:szCs w:val="20"/>
        </w:rPr>
        <w:t>% l</w:t>
      </w:r>
      <w:r w:rsidR="006A40A4">
        <w:rPr>
          <w:rFonts w:ascii="Times New Roman" w:hAnsi="Times New Roman"/>
          <w:i w:val="0"/>
          <w:noProof w:val="0"/>
          <w:snapToGrid/>
          <w:szCs w:val="20"/>
        </w:rPr>
        <w:t xml:space="preserve">ower </w:t>
      </w:r>
      <w:r w:rsidR="00B6053C" w:rsidRPr="00B722DE">
        <w:rPr>
          <w:rFonts w:ascii="Times New Roman" w:hAnsi="Times New Roman"/>
          <w:i w:val="0"/>
          <w:noProof w:val="0"/>
          <w:snapToGrid/>
          <w:szCs w:val="20"/>
        </w:rPr>
        <w:t xml:space="preserve">than </w:t>
      </w:r>
      <w:r w:rsidR="004D2D01" w:rsidRPr="00B722DE">
        <w:rPr>
          <w:rFonts w:ascii="Times New Roman" w:hAnsi="Times New Roman"/>
          <w:i w:val="0"/>
          <w:noProof w:val="0"/>
          <w:snapToGrid/>
          <w:szCs w:val="20"/>
        </w:rPr>
        <w:t>the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2140F9" w:rsidRPr="00F460B0">
        <w:rPr>
          <w:rFonts w:ascii="Times New Roman" w:hAnsi="Times New Roman"/>
          <w:i w:val="0"/>
          <w:noProof w:val="0"/>
          <w:snapToGrid/>
          <w:szCs w:val="20"/>
        </w:rPr>
        <w:t>VDSR</w:t>
      </w:r>
      <w:r w:rsidR="0004033C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04033C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6549DF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&lt;EndNote&gt;&lt;Cite&gt;&lt;Author&gt;Kim&lt;/Author&gt;&lt;Year&gt;2016&lt;/Year&gt;&lt;RecNum&gt;12&lt;/RecNum&gt;&lt;DisplayText&gt;[9]&lt;/DisplayText&gt;&lt;record&gt;&lt;rec-number&gt;12&lt;/rec-number&gt;&lt;foreign-keys&gt;&lt;key app="EN" db-id="tdr955p5b5pffvearwvxd9enw0p2trpa95ew" timestamp="1583398520"&gt;12&lt;/key&gt;&lt;/foreign-keys&gt;&lt;ref-type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Kyoung&lt;/author&gt;&lt;/authors&gt;&lt;/contributors&gt;&lt;titles&gt;&lt;title&gt;Accurate image super-resolution using very deep convolutional networks&lt;/title&gt;&lt;secondary-title&gt;Proceedings of the IEEE conference on computer vision and pattern recognition&lt;/secondary-title&gt;&lt;/titles&gt;&lt;pages&gt;1646-1654&lt;/pages&gt;&lt;dates&gt;&lt;year&gt;2016&lt;/year&gt;&lt;/dates&gt;&lt;urls&gt;&lt;/urls&gt;&lt;/record&gt;&lt;/Cite&gt;&lt;/EndNote&gt;</w:instrText>
      </w:r>
      <w:r w:rsidR="0004033C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6549DF" w:rsidRPr="00F460B0">
        <w:rPr>
          <w:rFonts w:ascii="Times New Roman" w:hAnsi="Times New Roman"/>
          <w:i w:val="0"/>
          <w:noProof w:val="0"/>
          <w:snapToGrid/>
          <w:szCs w:val="20"/>
        </w:rPr>
        <w:t>[9]</w:t>
      </w:r>
      <w:r w:rsidR="0004033C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,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>95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>% l</w:t>
      </w:r>
      <w:r w:rsidR="006A40A4">
        <w:rPr>
          <w:rFonts w:ascii="Times New Roman" w:hAnsi="Times New Roman"/>
          <w:i w:val="0"/>
          <w:noProof w:val="0"/>
          <w:snapToGrid/>
          <w:szCs w:val="20"/>
        </w:rPr>
        <w:t xml:space="preserve">ower 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>th</w:t>
      </w:r>
      <w:r w:rsidR="00A42232" w:rsidRPr="00F460B0">
        <w:rPr>
          <w:rFonts w:ascii="Times New Roman" w:hAnsi="Times New Roman"/>
          <w:i w:val="0"/>
          <w:noProof w:val="0"/>
          <w:snapToGrid/>
          <w:szCs w:val="20"/>
        </w:rPr>
        <w:t>a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>n the DRCN</w:t>
      </w:r>
      <w:r w:rsidR="00550A7D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550A7D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550A7D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</w:r>
      <w:r w:rsidR="00550A7D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550A7D" w:rsidRPr="00F460B0">
        <w:rPr>
          <w:rFonts w:ascii="Times New Roman" w:hAnsi="Times New Roman"/>
          <w:i w:val="0"/>
          <w:noProof w:val="0"/>
          <w:snapToGrid/>
          <w:szCs w:val="20"/>
        </w:rPr>
        <w:t>[11]</w:t>
      </w:r>
      <w:r w:rsidR="00550A7D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6549DF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&lt;EndNote&gt;&lt;Cite&gt;&lt;Author&gt;Kim&lt;/Author&gt;&lt;Year&gt;2016&lt;/Year&gt;&lt;RecNum&gt;13&lt;/RecNum&gt;&lt;DisplayText&gt;[11]&lt;/DisplayText&gt;&lt;record&gt;&lt;rec-number&gt;13&lt;/rec-number&gt;&lt;foreign-keys&gt;&lt;key app="EN" db-id="tdr955p5b5pffvearwvxd9enw0p2trpa95ew" timestamp="1583399030"&gt;13&lt;/key&gt;&lt;/foreign-keys&gt;&lt;ref-type name="Conference Proceedings"&gt;10&lt;/ref-type&gt;&lt;contributors&gt;&lt;authors&gt;&lt;author&gt;Kim, Jiwon&lt;/author&gt;&lt;author&gt;Kwon Lee, Jung&lt;/author&gt;&lt;author&gt;Mu Lee, Kyoung&lt;/author&gt;&lt;/authors&gt;&lt;/contributors&gt;&lt;titles&gt;&lt;title&gt;Deeply-recursive convolutional network for image super-resolution&lt;/title&gt;&lt;secondary-title&gt;Proceedings of the IEEE conference on computer vision and pattern recognition&lt;/secondary-title&gt;&lt;/titles&gt;&lt;pages&gt;1637-1645&lt;/pages&gt;&lt;dates&gt;&lt;year&gt;2016&lt;/year&gt;&lt;/dates&gt;&lt;urls&gt;&lt;/urls&gt;&lt;/record&gt;&lt;/Cite&gt;&lt;/EndNote&gt;</w:instrTex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6549DF" w:rsidRPr="00F460B0">
        <w:rPr>
          <w:rFonts w:ascii="Times New Roman" w:hAnsi="Times New Roman"/>
          <w:i w:val="0"/>
          <w:noProof w:val="0"/>
          <w:snapToGrid/>
          <w:szCs w:val="20"/>
        </w:rPr>
        <w:t>[11]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,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>88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>% l</w:t>
      </w:r>
      <w:r w:rsidR="006A40A4">
        <w:rPr>
          <w:rFonts w:ascii="Times New Roman" w:hAnsi="Times New Roman"/>
          <w:i w:val="0"/>
          <w:noProof w:val="0"/>
          <w:snapToGrid/>
          <w:szCs w:val="20"/>
        </w:rPr>
        <w:t xml:space="preserve">ower 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than the </w:t>
      </w:r>
      <w:proofErr w:type="spellStart"/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>LapSRN</w:t>
      </w:r>
      <w:proofErr w:type="spellEnd"/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6549DF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&lt;EndNote&gt;&lt;Cite&gt;&lt;Author&gt;Lai&lt;/Author&gt;&lt;Year&gt;2017&lt;/Year&gt;&lt;RecNum&gt;48&lt;/RecNum&gt;&lt;DisplayText&gt;[21]&lt;/DisplayText&gt;&lt;record&gt;&lt;rec-number&gt;48&lt;/rec-number&gt;&lt;foreign-keys&gt;&lt;key app="EN" db-id="srxvfdd95r2023e09rp5vpah5wxe09vdzrzd" timestamp="1658464813"&gt;48&lt;/key&gt;&lt;/foreign-keys&gt;&lt;ref-type name="Conference Proceedings"&gt;10&lt;/ref-type&gt;&lt;contributors&gt;&lt;authors&gt;&lt;author&gt;Lai, Wei-Sheng&lt;/author&gt;&lt;author&gt;Huang, Jia-Bin&lt;/author&gt;&lt;author&gt;Ahuja, Narendra&lt;/author&gt;&lt;author&gt;Yang, Ming-Hsuan&lt;/author&gt;&lt;/authors&gt;&lt;/contributors&gt;&lt;titles&gt;&lt;title&gt;Deep laplacian pyramid networks for fast and accurate super-resolution&lt;/title&gt;&lt;secondary-title&gt;Proceedings of the IEEE conference on computer vision and pattern recognition&lt;/secondary-title&gt;&lt;/titles&gt;&lt;pages&gt;624-632&lt;/pages&gt;&lt;dates&gt;&lt;year&gt;2017&lt;/year&gt;&lt;/dates&gt;&lt;urls&gt;&lt;/urls&gt;&lt;/record&gt;&lt;/Cite&gt;&lt;/EndNote&gt;</w:instrTex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6549DF" w:rsidRPr="00F460B0">
        <w:rPr>
          <w:rFonts w:ascii="Times New Roman" w:hAnsi="Times New Roman"/>
          <w:i w:val="0"/>
          <w:noProof w:val="0"/>
          <w:snapToGrid/>
          <w:szCs w:val="20"/>
        </w:rPr>
        <w:t>[21]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,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>667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>% l</w:t>
      </w:r>
      <w:r w:rsidR="006A40A4">
        <w:rPr>
          <w:rFonts w:ascii="Times New Roman" w:hAnsi="Times New Roman"/>
          <w:i w:val="0"/>
          <w:noProof w:val="0"/>
          <w:snapToGrid/>
          <w:szCs w:val="20"/>
        </w:rPr>
        <w:t xml:space="preserve">ower 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than the DRRN 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6549DF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&lt;EndNote&gt;&lt;Cite&gt;&lt;Author&gt;Tai&lt;/Author&gt;&lt;Year&gt;2017&lt;/Year&gt;&lt;RecNum&gt;47&lt;/RecNum&gt;&lt;DisplayText&gt;[24]&lt;/DisplayText&gt;&lt;record&gt;&lt;rec-number&gt;47&lt;/rec-number&gt;&lt;foreign-keys&gt;&lt;key app="EN" db-id="srxvfdd95r2023e09rp5vpah5wxe09vdzrzd" timestamp="1658427625"&gt;47&lt;/key&gt;&lt;/foreign-keys&gt;&lt;ref-type name="Conference Proceedings"&gt;10&lt;/ref-type&gt;&lt;contributors&gt;&lt;authors&gt;&lt;author&gt;Tai, Ying&lt;/author&gt;&lt;author&gt;Yang, Jian&lt;/author&gt;&lt;author&gt;Liu, Xiaoming&lt;/author&gt;&lt;/authors&gt;&lt;/contributors&gt;&lt;titles&gt;&lt;title&gt;Image super-resolution via deep recursive residual network&lt;/title&gt;&lt;secondary-title&gt;Proceedings of the IEEE conference on computer vision and pattern recognition&lt;/secondary-title&gt;&lt;/titles&gt;&lt;pages&gt;3147-3155&lt;/pages&gt;&lt;dates&gt;&lt;year&gt;2017&lt;/year&gt;&lt;/dates&gt;&lt;urls&gt;&lt;/urls&gt;&lt;/record&gt;&lt;/Cite&gt;&lt;/EndNote&gt;</w:instrTex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6549DF" w:rsidRPr="00F460B0">
        <w:rPr>
          <w:rFonts w:ascii="Times New Roman" w:hAnsi="Times New Roman"/>
          <w:i w:val="0"/>
          <w:noProof w:val="0"/>
          <w:snapToGrid/>
          <w:szCs w:val="20"/>
        </w:rPr>
        <w:t>[24]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,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>86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>% l</w:t>
      </w:r>
      <w:r w:rsidR="006A40A4">
        <w:rPr>
          <w:rFonts w:ascii="Times New Roman" w:hAnsi="Times New Roman"/>
          <w:i w:val="0"/>
          <w:noProof w:val="0"/>
          <w:snapToGrid/>
          <w:szCs w:val="20"/>
        </w:rPr>
        <w:t xml:space="preserve">ower 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than the </w:t>
      </w:r>
      <w:proofErr w:type="spellStart"/>
      <w:r w:rsidR="00423A28" w:rsidRPr="00F460B0">
        <w:rPr>
          <w:rFonts w:ascii="Times New Roman" w:hAnsi="Times New Roman"/>
          <w:i w:val="0"/>
          <w:noProof w:val="0"/>
          <w:snapToGrid/>
          <w:szCs w:val="20"/>
        </w:rPr>
        <w:t>MemNet</w:t>
      </w:r>
      <w:proofErr w:type="spellEnd"/>
      <w:r w:rsidR="00423A28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423A28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376D0E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&lt;EndNote&gt;&lt;Cite&gt;&lt;Author&gt;Tai&lt;/Author&gt;&lt;Year&gt;2017&lt;/Year&gt;&lt;RecNum&gt;55&lt;/RecNum&gt;&lt;DisplayText&gt;[28]&lt;/DisplayText&gt;&lt;record&gt;&lt;rec-number&gt;55&lt;/rec-number&gt;&lt;foreign-keys&gt;&lt;key app="EN" db-id="9tr2d2ds7prvf4exd5apa0vtef2v9arspsdw" timestamp="1538515055"&gt;55&lt;/key&gt;&lt;/foreign-keys&gt;&lt;ref-type name="Conference Proceedings"&gt;10&lt;/ref-type&gt;&lt;contributors&gt;&lt;authors&gt;&lt;author&gt;Tai, Ying&lt;/author&gt;&lt;author&gt;Yang, Jian&lt;/author&gt;&lt;author&gt;Liu, Xiaoming&lt;/author&gt;&lt;author&gt;Xu, Chunyan&lt;/author&gt;&lt;/authors&gt;&lt;/contributors&gt;&lt;titles&gt;&lt;title&gt;Memnet: A persistent memory network for image restoration&lt;/title&gt;&lt;secondary-title&gt;Proceedings of the IEEE Conference on Computer Vision and Pattern Recognition&lt;/secondary-title&gt;&lt;/titles&gt;&lt;pages&gt;4539-4547&lt;/pages&gt;&lt;dates&gt;&lt;year&gt;2017&lt;/year&gt;&lt;/dates&gt;&lt;urls&gt;&lt;/urls&gt;&lt;/record&gt;&lt;/Cite&gt;&lt;/EndNote&gt;</w:instrText>
      </w:r>
      <w:r w:rsidR="00423A28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376D0E" w:rsidRPr="00F460B0">
        <w:rPr>
          <w:rFonts w:ascii="Times New Roman" w:hAnsi="Times New Roman"/>
          <w:i w:val="0"/>
          <w:noProof w:val="0"/>
          <w:snapToGrid/>
          <w:szCs w:val="20"/>
        </w:rPr>
        <w:t>[28]</w:t>
      </w:r>
      <w:r w:rsidR="00423A28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423A28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, 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>57% l</w:t>
      </w:r>
      <w:r w:rsidR="006A40A4">
        <w:rPr>
          <w:rFonts w:ascii="Times New Roman" w:hAnsi="Times New Roman"/>
          <w:i w:val="0"/>
          <w:noProof w:val="0"/>
          <w:snapToGrid/>
          <w:szCs w:val="20"/>
        </w:rPr>
        <w:t xml:space="preserve">ower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than the 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ASRN 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461334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&lt;EndNote&gt;&lt;Cite&gt;&lt;Author&gt;Li&lt;/Author&gt;&lt;Year&gt;2022&lt;/Year&gt;&lt;RecNum&gt;52&lt;/RecNum&gt;&lt;DisplayText&gt;[49]&lt;/DisplayText&gt;&lt;record&gt;&lt;rec-number&gt;52&lt;/rec-number&gt;&lt;foreign-keys&gt;&lt;key app="EN" db-id="srxvfdd95r2023e09rp5vpah5wxe09vdzrzd" timestamp="1658754821"&gt;52&lt;/key&gt;&lt;/foreign-keys&gt;&lt;ref-type name="Journal Article"&gt;17&lt;/ref-type&gt;&lt;contributors&gt;&lt;authors&gt;&lt;author&gt;Li, Juncheng&lt;/author&gt;&lt;author&gt;Fang, Faming&lt;/author&gt;&lt;author&gt;Zeng, Tieyong&lt;/author&gt;&lt;author&gt;Zhang, Guixu&lt;/author&gt;&lt;author&gt;Wang, Xizhao&lt;/author&gt;&lt;/authors&gt;&lt;/contributors&gt;&lt;titles&gt;&lt;title&gt;Adjustable Super-Resolution Network via Deep Supervised Learning and Progressive Self-Distillation&lt;/title&gt;&lt;secondary-title&gt;Neurocomputing&lt;/secondary-title&gt;&lt;/titles&gt;&lt;periodical&gt;&lt;full-title&gt;Neurocomputing&lt;/full-title&gt;&lt;/periodical&gt;&lt;dates&gt;&lt;year&gt;2022&lt;/year&gt;&lt;/dates&gt;&lt;isbn&gt;0925-2312&lt;/isbn&gt;&lt;urls&gt;&lt;/urls&gt;&lt;/record&gt;&lt;/Cite&gt;&lt;/EndNote&gt;</w:instrTex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461334" w:rsidRPr="00F460B0">
        <w:rPr>
          <w:rFonts w:ascii="Times New Roman" w:hAnsi="Times New Roman"/>
          <w:i w:val="0"/>
          <w:noProof w:val="0"/>
          <w:snapToGrid/>
          <w:szCs w:val="20"/>
        </w:rPr>
        <w:t>[49]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,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>82% l</w:t>
      </w:r>
      <w:r w:rsidR="006A40A4">
        <w:rPr>
          <w:rFonts w:ascii="Times New Roman" w:hAnsi="Times New Roman"/>
          <w:i w:val="0"/>
          <w:noProof w:val="0"/>
          <w:snapToGrid/>
          <w:szCs w:val="20"/>
        </w:rPr>
        <w:t xml:space="preserve">ower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than the 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IDN 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376D0E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&lt;EndNote&gt;&lt;Cite&gt;&lt;Author&gt;Hui&lt;/Author&gt;&lt;Year&gt;2019&lt;/Year&gt;&lt;RecNum&gt;55&lt;/RecNum&gt;&lt;DisplayText&gt;[40]&lt;/DisplayText&gt;&lt;record&gt;&lt;rec-number&gt;55&lt;/rec-number&gt;&lt;foreign-keys&gt;&lt;key app="EN" db-id="srxvfdd95r2023e09rp5vpah5wxe09vdzrzd" timestamp="1658824671"&gt;55&lt;/key&gt;&lt;/foreign-keys&gt;&lt;ref-type name="Conference Proceedings"&gt;10&lt;/ref-type&gt;&lt;contributors&gt;&lt;authors&gt;&lt;author&gt;Hui, Zheng&lt;/author&gt;&lt;author&gt;Gao, Xinbo&lt;/author&gt;&lt;author&gt;Yang, Yunchu&lt;/author&gt;&lt;author&gt;Wang, Xiumei&lt;/author&gt;&lt;/authors&gt;&lt;/contributors&gt;&lt;titles&gt;&lt;title&gt;Lightweight image super-resolution with information multi-distillation network&lt;/title&gt;&lt;secondary-title&gt;Proceedings of the 27th acm international conference on multimedia&lt;/secondary-title&gt;&lt;/titles&gt;&lt;pages&gt;2024-2032&lt;/pages&gt;&lt;dates&gt;&lt;year&gt;2019&lt;/year&gt;&lt;/dates&gt;&lt;urls&gt;&lt;/urls&gt;&lt;/record&gt;&lt;/Cite&gt;&lt;/EndNote&gt;</w:instrTex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376D0E" w:rsidRPr="00F460B0">
        <w:rPr>
          <w:rFonts w:ascii="Times New Roman" w:hAnsi="Times New Roman"/>
          <w:i w:val="0"/>
          <w:noProof w:val="0"/>
          <w:snapToGrid/>
          <w:szCs w:val="20"/>
        </w:rPr>
        <w:t>[40]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, 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>9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>4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>% l</w:t>
      </w:r>
      <w:r w:rsidR="006A40A4">
        <w:rPr>
          <w:rFonts w:ascii="Times New Roman" w:hAnsi="Times New Roman"/>
          <w:i w:val="0"/>
          <w:noProof w:val="0"/>
          <w:snapToGrid/>
          <w:szCs w:val="20"/>
        </w:rPr>
        <w:t xml:space="preserve">ower </w:t>
      </w:r>
      <w:r w:rsidR="004D2D01" w:rsidRPr="00F460B0">
        <w:rPr>
          <w:rFonts w:ascii="Times New Roman" w:hAnsi="Times New Roman"/>
          <w:i w:val="0"/>
          <w:noProof w:val="0"/>
          <w:snapToGrid/>
          <w:szCs w:val="20"/>
        </w:rPr>
        <w:t>than the SRMD</w:t>
      </w:r>
      <w:r w:rsidR="008D4F9C" w:rsidRPr="00F460B0">
        <w:rPr>
          <w:rFonts w:ascii="Times New Roman" w:hAnsi="Times New Roman"/>
          <w:i w:val="0"/>
          <w:noProof w:val="0"/>
          <w:snapToGrid/>
          <w:szCs w:val="20"/>
        </w:rPr>
        <w:t>NF</w:t>
      </w:r>
      <w:r w:rsidR="00DB2FB3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DB2FB3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376D0E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&lt;EndNote&gt;&lt;Cite&gt;&lt;Author&gt;Zhang&lt;/Author&gt;&lt;Year&gt;2018&lt;/Year&gt;&lt;RecNum&gt;116&lt;/RecNum&gt;&lt;DisplayText&gt;[34]&lt;/DisplayText&gt;&lt;record&gt;&lt;rec-number&gt;116&lt;/rec-number&gt;&lt;foreign-keys&gt;&lt;key app="EN" db-id="sw00xtss4spprzeae0cvrtw1sxaw9vwe9tdx"&gt;116&lt;/key&gt;&lt;/foreign-keys&gt;&lt;ref-type name="Conference Proceedings"&gt;10&lt;/ref-type&gt;&lt;contributors&gt;&lt;authors&gt;&lt;author&gt;Zhang, Kai&lt;/author&gt;&lt;author&gt;Zuo, Wangmeng&lt;/author&gt;&lt;author&gt;Zhang, Lei&lt;/author&gt;&lt;/authors&gt;&lt;/contributors&gt;&lt;titles&gt;&lt;title&gt;Learning a single convolutional super-resolution network for multiple degradations&lt;/title&gt;&lt;secondary-title&gt;Proceedings of the IEEE Conference on Computer Vision and Pattern Recognition&lt;/secondary-title&gt;&lt;/titles&gt;&lt;pages&gt;3262-3271&lt;/pages&gt;&lt;dates&gt;&lt;year&gt;2018&lt;/year&gt;&lt;/dates&gt;&lt;urls&gt;&lt;/urls&gt;&lt;/record&gt;&lt;/Cite&gt;&lt;/EndNote&gt;</w:instrText>
      </w:r>
      <w:r w:rsidR="00DB2FB3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376D0E" w:rsidRPr="00F460B0">
        <w:rPr>
          <w:rFonts w:ascii="Times New Roman" w:hAnsi="Times New Roman"/>
          <w:i w:val="0"/>
          <w:noProof w:val="0"/>
          <w:snapToGrid/>
          <w:szCs w:val="20"/>
        </w:rPr>
        <w:t>[34]</w:t>
      </w:r>
      <w:r w:rsidR="00DB2FB3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,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>87% l</w:t>
      </w:r>
      <w:r w:rsidR="006A40A4">
        <w:rPr>
          <w:rFonts w:ascii="Times New Roman" w:hAnsi="Times New Roman"/>
          <w:i w:val="0"/>
          <w:noProof w:val="0"/>
          <w:snapToGrid/>
          <w:szCs w:val="20"/>
        </w:rPr>
        <w:t xml:space="preserve">ower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than the 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MFEN_S 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461334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&lt;EndNote&gt;&lt;Cite&gt;&lt;Author&gt;Xiao&lt;/Author&gt;&lt;Year&gt;2022&lt;/Year&gt;&lt;RecNum&gt;50&lt;/RecNum&gt;&lt;DisplayText&gt;[47]&lt;/DisplayText&gt;&lt;record&gt;&lt;rec-number&gt;50&lt;/rec-number&gt;&lt;foreign-keys&gt;&lt;key app="EN" db-id="srxvfdd95r2023e09rp5vpah5wxe09vdzrzd" timestamp="1658751137"&gt;50&lt;/key&gt;&lt;/foreign-keys&gt;&lt;ref-type name="Journal Article"&gt;17&lt;/ref-type&gt;&lt;contributors&gt;&lt;authors&gt;&lt;author&gt;Xiao, Hang&lt;/author&gt;&lt;author&gt;Qin, Jiayi&lt;/author&gt;&lt;author&gt;Jeon, Seunggil&lt;/author&gt;&lt;author&gt;Yan, Binyu&lt;/author&gt;&lt;author&gt;Yang, Xiaomin&lt;/author&gt;&lt;/authors&gt;&lt;/contributors&gt;&lt;titles&gt;&lt;title&gt;MFEN: Lightweight multi-scale feature extraction super-resolution network in embedded system&lt;/title&gt;&lt;secondary-title&gt;Microprocessors and Microsystems&lt;/secondary-title&gt;&lt;/titles&gt;&lt;periodical&gt;&lt;full-title&gt;Microprocessors and Microsystems&lt;/full-title&gt;&lt;/periodical&gt;&lt;pages&gt;104568&lt;/pages&gt;&lt;dates&gt;&lt;year&gt;2022&lt;/year&gt;&lt;/dates&gt;&lt;isbn&gt;0141-9331&lt;/isbn&gt;&lt;urls&gt;&lt;/urls&gt;&lt;/record&gt;&lt;/Cite&gt;&lt;/EndNote&gt;</w:instrTex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461334" w:rsidRPr="00F460B0">
        <w:rPr>
          <w:rFonts w:ascii="Times New Roman" w:hAnsi="Times New Roman"/>
          <w:i w:val="0"/>
          <w:noProof w:val="0"/>
          <w:snapToGrid/>
          <w:szCs w:val="20"/>
        </w:rPr>
        <w:t>[47]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,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>94% l</w:t>
      </w:r>
      <w:r w:rsidR="006A40A4">
        <w:rPr>
          <w:rFonts w:ascii="Times New Roman" w:hAnsi="Times New Roman"/>
          <w:i w:val="0"/>
          <w:noProof w:val="0"/>
          <w:snapToGrid/>
          <w:szCs w:val="20"/>
        </w:rPr>
        <w:t xml:space="preserve">ower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than the 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CARN 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376D0E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&lt;EndNote&gt;&lt;Cite&gt;&lt;Author&gt;Ahn&lt;/Author&gt;&lt;Year&gt;2018&lt;/Year&gt;&lt;RecNum&gt;10&lt;/RecNum&gt;&lt;DisplayText&gt;[32]&lt;/DisplayText&gt;&lt;record&gt;&lt;rec-number&gt;10&lt;/rec-number&gt;&lt;foreign-keys&gt;&lt;key app="EN" db-id="srxvfdd95r2023e09rp5vpah5wxe09vdzrzd" timestamp="1658036638"&gt;10&lt;/key&gt;&lt;/foreign-keys&gt;&lt;ref-type name="Conference Proceedings"&gt;10&lt;/ref-type&gt;&lt;contributors&gt;&lt;authors&gt;&lt;author&gt;Ahn, Namhyuk&lt;/author&gt;&lt;author&gt;Kang, Byungkon&lt;/author&gt;&lt;author&gt;Sohn, Kyung-Ah&lt;/author&gt;&lt;/authors&gt;&lt;/contributors&gt;&lt;titles&gt;&lt;title&gt;Fast, accurate, and lightweight super-resolution with cascading residual network&lt;/title&gt;&lt;secondary-title&gt;Proceedings of the European conference on computer vision (ECCV)&lt;/secondary-title&gt;&lt;/titles&gt;&lt;pages&gt;252-268&lt;/pages&gt;&lt;dates&gt;&lt;year&gt;2018&lt;/year&gt;&lt;/dates&gt;&lt;urls&gt;&lt;/urls&gt;&lt;/record&gt;&lt;/Cite&gt;&lt;/EndNote&gt;</w:instrTex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376D0E" w:rsidRPr="00F460B0">
        <w:rPr>
          <w:rFonts w:ascii="Times New Roman" w:hAnsi="Times New Roman"/>
          <w:i w:val="0"/>
          <w:noProof w:val="0"/>
          <w:snapToGrid/>
          <w:szCs w:val="20"/>
        </w:rPr>
        <w:t>[32]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,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>86% l</w:t>
      </w:r>
      <w:r w:rsidR="006A40A4">
        <w:rPr>
          <w:rFonts w:ascii="Times New Roman" w:hAnsi="Times New Roman"/>
          <w:i w:val="0"/>
          <w:noProof w:val="0"/>
          <w:snapToGrid/>
          <w:szCs w:val="20"/>
        </w:rPr>
        <w:t xml:space="preserve">ower </w:t>
      </w:r>
      <w:r w:rsidR="008363C8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than the 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 xml:space="preserve">IMDN 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376D0E" w:rsidRPr="00F460B0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&lt;EndNote&gt;&lt;Cite&gt;&lt;Author&gt;Hui&lt;/Author&gt;&lt;Year&gt;2019&lt;/Year&gt;&lt;RecNum&gt;8&lt;/RecNum&gt;&lt;DisplayText&gt;[40]&lt;/DisplayText&gt;&lt;record&gt;&lt;rec-number&gt;8&lt;/rec-number&gt;&lt;foreign-keys&gt;&lt;key app="EN" db-id="srxvfdd95r2023e09rp5vpah5wxe09vdzrzd" timestamp="1658035122"&gt;8&lt;/key&gt;&lt;/foreign-keys&gt;&lt;ref-type name="Conference Proceedings"&gt;10&lt;/ref-type&gt;&lt;contributors&gt;&lt;authors&gt;&lt;author&gt;Hui, Zheng&lt;/author&gt;&lt;author&gt;Gao, Xinbo&lt;/author&gt;&lt;author&gt;Yang, Yunchu&lt;/author&gt;&lt;author&gt;Wang, Xiumei&lt;/author&gt;&lt;/authors&gt;&lt;/contributors&gt;&lt;titles&gt;&lt;title&gt;Lightweight image super-resolution with information multi-distillation network&lt;/title&gt;&lt;secondary-title&gt;Proceedings of the 27th acm international conference on multimedia&lt;/secondary-title&gt;&lt;/titles&gt;&lt;pages&gt;2024-2032&lt;/pages&gt;&lt;dates&gt;&lt;year&gt;2019&lt;/year&gt;&lt;/dates&gt;&lt;urls&gt;&lt;/urls&gt;&lt;/record&gt;&lt;/Cite&gt;&lt;/EndNote&gt;</w:instrTex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376D0E" w:rsidRPr="00F460B0">
        <w:rPr>
          <w:rFonts w:ascii="Times New Roman" w:hAnsi="Times New Roman"/>
          <w:i w:val="0"/>
          <w:noProof w:val="0"/>
          <w:snapToGrid/>
          <w:szCs w:val="20"/>
        </w:rPr>
        <w:t>[40]</w:t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744BC9" w:rsidRPr="00F460B0">
        <w:rPr>
          <w:rFonts w:ascii="Times New Roman" w:hAnsi="Times New Roman"/>
          <w:i w:val="0"/>
          <w:noProof w:val="0"/>
          <w:snapToGrid/>
          <w:szCs w:val="20"/>
        </w:rPr>
        <w:t>.</w:t>
      </w:r>
    </w:p>
    <w:p w14:paraId="6D51CFF6" w14:textId="1A5795F9" w:rsidR="00544761" w:rsidRPr="009752DF" w:rsidRDefault="00D441C2" w:rsidP="008363C8">
      <w:pPr>
        <w:pStyle w:val="MDPI22heading2"/>
        <w:ind w:left="420" w:firstLine="300"/>
        <w:jc w:val="both"/>
        <w:rPr>
          <w:rFonts w:ascii="Times New Roman" w:hAnsi="Times New Roman"/>
          <w:i w:val="0"/>
          <w:noProof w:val="0"/>
          <w:snapToGrid/>
          <w:color w:val="auto"/>
          <w:szCs w:val="20"/>
        </w:rPr>
      </w:pPr>
      <w:r>
        <w:rPr>
          <w:szCs w:val="20"/>
        </w:rPr>
        <w:drawing>
          <wp:inline distT="0" distB="0" distL="0" distR="0" wp14:anchorId="714E5576" wp14:editId="4C5BEEC5">
            <wp:extent cx="5142865" cy="3324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4FE0" w14:textId="27368F9F" w:rsidR="00CD1C49" w:rsidRDefault="004426C3" w:rsidP="00162F1A">
      <w:pPr>
        <w:pStyle w:val="MDPI22heading2"/>
        <w:ind w:left="360"/>
        <w:jc w:val="center"/>
        <w:rPr>
          <w:rFonts w:ascii="Times New Roman" w:hAnsi="Times New Roman"/>
          <w:i w:val="0"/>
          <w:noProof w:val="0"/>
          <w:snapToGrid/>
          <w:color w:val="auto"/>
          <w:szCs w:val="20"/>
        </w:rPr>
      </w:pPr>
      <w:r w:rsidRPr="004426C3">
        <w:rPr>
          <w:b/>
          <w:bCs/>
          <w:i w:val="0"/>
          <w:iCs/>
          <w:sz w:val="18"/>
        </w:rPr>
        <w:t xml:space="preserve">Fig. </w:t>
      </w:r>
      <w:r w:rsidR="003C1232">
        <w:rPr>
          <w:b/>
          <w:bCs/>
          <w:i w:val="0"/>
          <w:iCs/>
          <w:sz w:val="18"/>
        </w:rPr>
        <w:t>9</w:t>
      </w:r>
      <w:r w:rsidRPr="004426C3">
        <w:rPr>
          <w:b/>
          <w:bCs/>
          <w:i w:val="0"/>
          <w:iCs/>
          <w:sz w:val="18"/>
        </w:rPr>
        <w:t>.</w:t>
      </w:r>
      <w:r>
        <w:rPr>
          <w:b/>
          <w:bCs/>
          <w:i w:val="0"/>
          <w:iCs/>
          <w:sz w:val="18"/>
        </w:rPr>
        <w:t xml:space="preserve"> </w:t>
      </w:r>
      <w:r w:rsidR="00557D97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The performance comparison in terms of </w:t>
      </w:r>
      <w:r w:rsidR="00CD1C49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model </w:t>
      </w:r>
      <w:r w:rsidR="00557D97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parameters versus PSNR </w:t>
      </w:r>
      <w:r w:rsidR="00162F1A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tested </w:t>
      </w:r>
      <w:r w:rsidR="00557D97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on </w:t>
      </w:r>
      <w:r w:rsidR="00162F1A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image dataset of </w:t>
      </w:r>
      <w:r w:rsidR="00557D97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Set5 with </w:t>
      </w:r>
      <w:r w:rsidR="00162F1A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upscale </w:t>
      </w:r>
      <w:r w:rsidR="00557D97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factor </w:t>
      </w:r>
      <w:r w:rsidR="00D441C2">
        <w:rPr>
          <w:rFonts w:ascii="Times New Roman" w:hAnsi="Times New Roman"/>
          <w:i w:val="0"/>
          <w:noProof w:val="0"/>
          <w:snapToGrid/>
          <w:color w:val="auto"/>
          <w:szCs w:val="20"/>
        </w:rPr>
        <w:t>2</w:t>
      </w:r>
      <w:r w:rsidR="00557D97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sym w:font="Symbol" w:char="F0B4"/>
      </w:r>
      <w:r w:rsidR="00557D97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. </w:t>
      </w:r>
    </w:p>
    <w:p w14:paraId="7E641B10" w14:textId="219C3E47" w:rsidR="00BC124E" w:rsidRDefault="00BC124E" w:rsidP="00F460B0">
      <w:pPr>
        <w:pStyle w:val="MDPI22heading2"/>
        <w:numPr>
          <w:ilvl w:val="1"/>
          <w:numId w:val="4"/>
        </w:numPr>
        <w:rPr>
          <w:rFonts w:ascii="Times New Roman" w:hAnsi="Times New Roman"/>
          <w:snapToGrid/>
        </w:rPr>
      </w:pPr>
      <w:r w:rsidRPr="00BC124E">
        <w:rPr>
          <w:rFonts w:ascii="Times New Roman" w:hAnsi="Times New Roman"/>
          <w:snapToGrid/>
        </w:rPr>
        <w:t>Compar</w:t>
      </w:r>
      <w:r w:rsidR="00B06E2E">
        <w:rPr>
          <w:rFonts w:ascii="Times New Roman" w:hAnsi="Times New Roman"/>
          <w:snapToGrid/>
        </w:rPr>
        <w:t xml:space="preserve">ison </w:t>
      </w:r>
      <w:r w:rsidRPr="00BC124E">
        <w:rPr>
          <w:rFonts w:ascii="Times New Roman" w:hAnsi="Times New Roman"/>
          <w:snapToGrid/>
        </w:rPr>
        <w:t>analysis based on the</w:t>
      </w:r>
      <w:r>
        <w:rPr>
          <w:rFonts w:ascii="Times New Roman" w:hAnsi="Times New Roman"/>
          <w:snapToGrid/>
        </w:rPr>
        <w:t xml:space="preserve"> Image Quality Metrics</w:t>
      </w:r>
    </w:p>
    <w:p w14:paraId="644113F5" w14:textId="05AAB89C" w:rsidR="00DA6B2B" w:rsidRPr="009752DF" w:rsidRDefault="00DA6B2B" w:rsidP="00F75599">
      <w:pPr>
        <w:ind w:firstLine="360"/>
      </w:pPr>
      <w:bookmarkStart w:id="24" w:name="_Hlk47005484"/>
      <w:r w:rsidRPr="009752DF">
        <w:rPr>
          <w:sz w:val="20"/>
          <w:lang w:bidi="en-US"/>
        </w:rPr>
        <w:t xml:space="preserve">In this </w:t>
      </w:r>
      <w:r w:rsidR="00F75599" w:rsidRPr="009752DF">
        <w:rPr>
          <w:sz w:val="20"/>
          <w:lang w:bidi="en-US"/>
        </w:rPr>
        <w:t>sub-</w:t>
      </w:r>
      <w:r w:rsidRPr="009752DF">
        <w:rPr>
          <w:sz w:val="20"/>
          <w:lang w:bidi="en-US"/>
        </w:rPr>
        <w:t>section</w:t>
      </w:r>
      <w:r w:rsidR="003C45BE">
        <w:rPr>
          <w:sz w:val="20"/>
          <w:lang w:bidi="en-US"/>
        </w:rPr>
        <w:t>,</w:t>
      </w:r>
      <w:r w:rsidR="00B96A93" w:rsidRPr="009752DF">
        <w:rPr>
          <w:sz w:val="20"/>
          <w:lang w:bidi="en-US"/>
        </w:rPr>
        <w:t xml:space="preserve"> we present the quantitative evaluation in terms of PSNR</w:t>
      </w:r>
      <w:r w:rsidR="005848B0">
        <w:rPr>
          <w:sz w:val="20"/>
          <w:lang w:bidi="en-US"/>
        </w:rPr>
        <w:t>/</w:t>
      </w:r>
      <w:r w:rsidR="00B96A93" w:rsidRPr="009752DF">
        <w:rPr>
          <w:sz w:val="20"/>
          <w:lang w:bidi="en-US"/>
        </w:rPr>
        <w:t>SSIM</w:t>
      </w:r>
      <w:r w:rsidR="003C45BE">
        <w:rPr>
          <w:sz w:val="20"/>
          <w:lang w:bidi="en-US"/>
        </w:rPr>
        <w:t>,</w:t>
      </w:r>
      <w:r w:rsidR="00B96A93" w:rsidRPr="009752DF">
        <w:rPr>
          <w:sz w:val="20"/>
          <w:lang w:bidi="en-US"/>
        </w:rPr>
        <w:t xml:space="preserve"> as shown in Fig</w:t>
      </w:r>
      <w:r w:rsidR="00A83A46">
        <w:rPr>
          <w:sz w:val="20"/>
          <w:lang w:bidi="en-US"/>
        </w:rPr>
        <w:t>.</w:t>
      </w:r>
      <w:r w:rsidR="00B06E2E">
        <w:rPr>
          <w:sz w:val="20"/>
          <w:lang w:bidi="en-US"/>
        </w:rPr>
        <w:t xml:space="preserve"> 10</w:t>
      </w:r>
      <w:r w:rsidR="007E0FE8" w:rsidRPr="009752DF">
        <w:rPr>
          <w:sz w:val="20"/>
          <w:lang w:bidi="en-US"/>
        </w:rPr>
        <w:t xml:space="preserve">. The results </w:t>
      </w:r>
      <w:r w:rsidR="003C45BE">
        <w:rPr>
          <w:sz w:val="20"/>
          <w:lang w:bidi="en-US"/>
        </w:rPr>
        <w:t>demonstrate</w:t>
      </w:r>
      <w:r w:rsidR="005848B0">
        <w:rPr>
          <w:sz w:val="20"/>
          <w:lang w:bidi="en-US"/>
        </w:rPr>
        <w:t xml:space="preserve"> that </w:t>
      </w:r>
      <w:r w:rsidR="007E0FE8" w:rsidRPr="009752DF">
        <w:rPr>
          <w:sz w:val="20"/>
          <w:lang w:bidi="en-US"/>
        </w:rPr>
        <w:t xml:space="preserve">our </w:t>
      </w:r>
      <w:r w:rsidR="00522B32">
        <w:rPr>
          <w:sz w:val="20"/>
          <w:lang w:bidi="en-US"/>
        </w:rPr>
        <w:t xml:space="preserve">SENext </w:t>
      </w:r>
      <w:r w:rsidR="00522B32" w:rsidRPr="009752DF">
        <w:rPr>
          <w:sz w:val="20"/>
          <w:lang w:bidi="en-US"/>
        </w:rPr>
        <w:t>attains</w:t>
      </w:r>
      <w:r w:rsidR="005A3090" w:rsidRPr="009752DF">
        <w:rPr>
          <w:sz w:val="20"/>
          <w:lang w:bidi="en-US"/>
        </w:rPr>
        <w:t xml:space="preserve"> the best </w:t>
      </w:r>
      <w:r w:rsidR="00522B32">
        <w:rPr>
          <w:sz w:val="20"/>
          <w:lang w:bidi="en-US"/>
        </w:rPr>
        <w:t xml:space="preserve">quantitative </w:t>
      </w:r>
      <w:r w:rsidR="005A3090" w:rsidRPr="009752DF">
        <w:rPr>
          <w:sz w:val="20"/>
          <w:lang w:bidi="en-US"/>
        </w:rPr>
        <w:t xml:space="preserve">performance </w:t>
      </w:r>
      <w:r w:rsidR="003C45BE">
        <w:rPr>
          <w:sz w:val="20"/>
          <w:lang w:bidi="en-US"/>
        </w:rPr>
        <w:t>of</w:t>
      </w:r>
      <w:r w:rsidR="00522B32">
        <w:rPr>
          <w:sz w:val="20"/>
          <w:lang w:bidi="en-US"/>
        </w:rPr>
        <w:t xml:space="preserve"> existing </w:t>
      </w:r>
      <w:r w:rsidR="00182C21">
        <w:rPr>
          <w:sz w:val="20"/>
          <w:lang w:bidi="en-US"/>
        </w:rPr>
        <w:t xml:space="preserve">deep CNN image SR </w:t>
      </w:r>
      <w:r w:rsidR="005A3090" w:rsidRPr="009752DF">
        <w:rPr>
          <w:sz w:val="20"/>
          <w:lang w:bidi="en-US"/>
        </w:rPr>
        <w:t xml:space="preserve">methods. </w:t>
      </w:r>
      <w:r w:rsidR="003C45BE">
        <w:rPr>
          <w:sz w:val="20"/>
          <w:lang w:bidi="en-US"/>
        </w:rPr>
        <w:t>Using</w:t>
      </w:r>
      <w:r w:rsidR="00077B1C" w:rsidRPr="009752DF">
        <w:rPr>
          <w:sz w:val="20"/>
          <w:lang w:bidi="en-US"/>
        </w:rPr>
        <w:t xml:space="preserve"> </w:t>
      </w:r>
      <w:r w:rsidR="003C45BE">
        <w:rPr>
          <w:sz w:val="20"/>
          <w:lang w:bidi="en-US"/>
        </w:rPr>
        <w:t xml:space="preserve">a </w:t>
      </w:r>
      <w:r w:rsidR="00077B1C" w:rsidRPr="009752DF">
        <w:rPr>
          <w:sz w:val="20"/>
          <w:lang w:bidi="en-US"/>
        </w:rPr>
        <w:t xml:space="preserve">squeeze-and-excitation block with local </w:t>
      </w:r>
      <w:r w:rsidR="00222063" w:rsidRPr="009752DF">
        <w:rPr>
          <w:sz w:val="20"/>
          <w:lang w:bidi="en-US"/>
        </w:rPr>
        <w:t>and global skip connection</w:t>
      </w:r>
      <w:r w:rsidR="003C45BE">
        <w:rPr>
          <w:sz w:val="20"/>
          <w:lang w:bidi="en-US"/>
        </w:rPr>
        <w:t>,</w:t>
      </w:r>
      <w:r w:rsidR="00222063" w:rsidRPr="009752DF">
        <w:rPr>
          <w:sz w:val="20"/>
          <w:lang w:bidi="en-US"/>
        </w:rPr>
        <w:t xml:space="preserve"> our </w:t>
      </w:r>
      <w:r w:rsidR="00182C21">
        <w:rPr>
          <w:sz w:val="20"/>
          <w:lang w:bidi="en-US"/>
        </w:rPr>
        <w:t xml:space="preserve">proposed model </w:t>
      </w:r>
      <w:r w:rsidR="00222063" w:rsidRPr="009752DF">
        <w:rPr>
          <w:sz w:val="20"/>
          <w:lang w:bidi="en-US"/>
        </w:rPr>
        <w:t>has</w:t>
      </w:r>
      <w:r w:rsidR="00F75599" w:rsidRPr="009752DF">
        <w:rPr>
          <w:sz w:val="20"/>
          <w:lang w:bidi="en-US"/>
        </w:rPr>
        <w:t xml:space="preserve"> obtained the</w:t>
      </w:r>
      <w:r w:rsidR="00222063" w:rsidRPr="009752DF">
        <w:rPr>
          <w:sz w:val="20"/>
          <w:lang w:bidi="en-US"/>
        </w:rPr>
        <w:t xml:space="preserve"> peak value in both quality metrics (PSNR/SSI</w:t>
      </w:r>
      <w:r w:rsidR="00F75599" w:rsidRPr="009752DF">
        <w:rPr>
          <w:sz w:val="20"/>
          <w:lang w:bidi="en-US"/>
        </w:rPr>
        <w:t>M</w:t>
      </w:r>
      <w:r w:rsidR="00222063" w:rsidRPr="009752DF">
        <w:rPr>
          <w:sz w:val="20"/>
          <w:lang w:bidi="en-US"/>
        </w:rPr>
        <w:t>).</w:t>
      </w:r>
    </w:p>
    <w:p w14:paraId="0B7C85F7" w14:textId="5A937C46" w:rsidR="00DA6B2B" w:rsidRPr="009752DF" w:rsidRDefault="00B82B04" w:rsidP="00DA6B2B">
      <w:pPr>
        <w:pStyle w:val="MDPI22heading2"/>
        <w:ind w:left="360"/>
        <w:jc w:val="center"/>
        <w:rPr>
          <w:rFonts w:ascii="Times New Roman" w:hAnsi="Times New Roman"/>
          <w:snapToGrid/>
        </w:rPr>
      </w:pPr>
      <w:r>
        <w:rPr>
          <w:rFonts w:ascii="Times New Roman" w:hAnsi="Times New Roman"/>
          <w:snapToGrid/>
        </w:rPr>
        <w:lastRenderedPageBreak/>
        <w:drawing>
          <wp:inline distT="0" distB="0" distL="0" distR="0" wp14:anchorId="0BD7049C" wp14:editId="7A56449F">
            <wp:extent cx="5608320" cy="3212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DB4C" w14:textId="6EA983DC" w:rsidR="00DE6555" w:rsidRPr="009752DF" w:rsidRDefault="004426C3" w:rsidP="00DE6555">
      <w:pPr>
        <w:pStyle w:val="MDPI22heading2"/>
        <w:ind w:left="360"/>
        <w:jc w:val="center"/>
        <w:rPr>
          <w:rFonts w:ascii="Times New Roman" w:hAnsi="Times New Roman"/>
          <w:i w:val="0"/>
          <w:noProof w:val="0"/>
          <w:snapToGrid/>
          <w:color w:val="auto"/>
          <w:szCs w:val="20"/>
        </w:rPr>
      </w:pPr>
      <w:r w:rsidRPr="004426C3">
        <w:rPr>
          <w:b/>
          <w:bCs/>
          <w:i w:val="0"/>
          <w:iCs/>
          <w:sz w:val="18"/>
        </w:rPr>
        <w:t xml:space="preserve">Fig. </w:t>
      </w:r>
      <w:r w:rsidR="0097720D">
        <w:rPr>
          <w:b/>
          <w:bCs/>
          <w:i w:val="0"/>
          <w:iCs/>
          <w:sz w:val="18"/>
        </w:rPr>
        <w:t>10</w:t>
      </w:r>
      <w:r w:rsidRPr="004426C3">
        <w:rPr>
          <w:b/>
          <w:bCs/>
          <w:i w:val="0"/>
          <w:iCs/>
          <w:sz w:val="18"/>
        </w:rPr>
        <w:t>.</w:t>
      </w:r>
      <w:r w:rsidRPr="009752DF">
        <w:rPr>
          <w:sz w:val="18"/>
        </w:rPr>
        <w:t xml:space="preserve"> </w:t>
      </w:r>
      <w:r w:rsidR="000141A0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Quantitative evaluation of </w:t>
      </w:r>
      <w:r w:rsidR="00706BF1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average </w:t>
      </w:r>
      <w:r w:rsidR="000141A0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PSNR and SSIM on </w:t>
      </w:r>
      <w:r w:rsidR="00706BF1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all </w:t>
      </w:r>
      <w:r w:rsidR="00DE6555">
        <w:rPr>
          <w:rFonts w:ascii="Times New Roman" w:hAnsi="Times New Roman"/>
          <w:i w:val="0"/>
          <w:noProof w:val="0"/>
          <w:snapToGrid/>
          <w:color w:val="auto"/>
          <w:szCs w:val="20"/>
        </w:rPr>
        <w:t>test dataset</w:t>
      </w:r>
      <w:r w:rsidR="00706BF1">
        <w:rPr>
          <w:rFonts w:ascii="Times New Roman" w:hAnsi="Times New Roman"/>
          <w:i w:val="0"/>
          <w:noProof w:val="0"/>
          <w:snapToGrid/>
          <w:color w:val="auto"/>
          <w:szCs w:val="20"/>
        </w:rPr>
        <w:t>s</w:t>
      </w:r>
      <w:r w:rsidR="000141A0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 </w:t>
      </w:r>
      <w:r w:rsidR="00DE6555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having </w:t>
      </w:r>
      <w:r w:rsidR="000141A0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an enlargement factor </w:t>
      </w:r>
      <w:r w:rsidR="00B82B04">
        <w:rPr>
          <w:rFonts w:ascii="Times New Roman" w:hAnsi="Times New Roman"/>
          <w:i w:val="0"/>
          <w:noProof w:val="0"/>
          <w:snapToGrid/>
          <w:color w:val="auto"/>
          <w:szCs w:val="20"/>
        </w:rPr>
        <w:t>2</w:t>
      </w:r>
      <w:r w:rsidR="000141A0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sym w:font="Symbol" w:char="F0B4"/>
      </w:r>
      <w:r w:rsidR="000141A0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>.</w:t>
      </w:r>
      <w:r w:rsidR="007E0FE8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 </w:t>
      </w:r>
      <w:r w:rsidR="00B96A93" w:rsidRPr="009752DF">
        <w:rPr>
          <w:rFonts w:ascii="Times New Roman" w:hAnsi="Times New Roman"/>
          <w:i w:val="0"/>
          <w:noProof w:val="0"/>
          <w:snapToGrid/>
          <w:color w:val="auto"/>
          <w:szCs w:val="20"/>
        </w:rPr>
        <w:t xml:space="preserve"> </w:t>
      </w:r>
    </w:p>
    <w:p w14:paraId="7ED38626" w14:textId="5E267439" w:rsidR="009A3E0C" w:rsidRPr="003F7DBC" w:rsidRDefault="009A3E0C" w:rsidP="006F6E7C">
      <w:pPr>
        <w:pStyle w:val="MDPI22heading2"/>
        <w:numPr>
          <w:ilvl w:val="1"/>
          <w:numId w:val="4"/>
        </w:numPr>
        <w:rPr>
          <w:rFonts w:ascii="Times New Roman" w:hAnsi="Times New Roman"/>
          <w:snapToGrid/>
          <w:color w:val="auto"/>
        </w:rPr>
      </w:pPr>
      <w:r w:rsidRPr="003F7DBC">
        <w:rPr>
          <w:rFonts w:ascii="Times New Roman" w:hAnsi="Times New Roman"/>
          <w:snapToGrid/>
          <w:color w:val="auto"/>
        </w:rPr>
        <w:t xml:space="preserve">Quantitative </w:t>
      </w:r>
      <w:r w:rsidR="00C62133" w:rsidRPr="003F7DBC">
        <w:rPr>
          <w:rFonts w:ascii="Times New Roman" w:hAnsi="Times New Roman"/>
          <w:snapToGrid/>
          <w:color w:val="auto"/>
        </w:rPr>
        <w:t xml:space="preserve">Analysis of run time </w:t>
      </w:r>
      <w:r w:rsidR="004E6EF4" w:rsidRPr="003F7DBC">
        <w:rPr>
          <w:rFonts w:ascii="Times New Roman" w:hAnsi="Times New Roman"/>
          <w:snapToGrid/>
          <w:color w:val="auto"/>
        </w:rPr>
        <w:t xml:space="preserve">versus </w:t>
      </w:r>
      <w:r w:rsidRPr="003F7DBC">
        <w:rPr>
          <w:rFonts w:ascii="Times New Roman" w:hAnsi="Times New Roman"/>
          <w:snapToGrid/>
          <w:color w:val="auto"/>
        </w:rPr>
        <w:t>PSNR</w:t>
      </w:r>
    </w:p>
    <w:p w14:paraId="23853866" w14:textId="028453CC" w:rsidR="00283FAF" w:rsidRPr="00283FAF" w:rsidRDefault="009761CA" w:rsidP="009761CA">
      <w:pPr>
        <w:rPr>
          <w:color w:val="auto"/>
          <w:sz w:val="20"/>
          <w:lang w:bidi="en-US"/>
        </w:rPr>
      </w:pPr>
      <w:bookmarkStart w:id="25" w:name="_Hlk112522793"/>
      <w:r w:rsidRPr="009761CA">
        <w:rPr>
          <w:color w:val="auto"/>
          <w:sz w:val="20"/>
          <w:lang w:bidi="en-US"/>
        </w:rPr>
        <w:t>In this section, we assess our SENext model's performance in terms of runtime time versus PSNR, as s</w:t>
      </w:r>
      <w:r>
        <w:rPr>
          <w:color w:val="auto"/>
          <w:sz w:val="20"/>
          <w:lang w:bidi="en-US"/>
        </w:rPr>
        <w:t xml:space="preserve">een in </w:t>
      </w:r>
      <w:r w:rsidRPr="009761CA">
        <w:rPr>
          <w:color w:val="auto"/>
          <w:sz w:val="20"/>
          <w:lang w:bidi="en-US"/>
        </w:rPr>
        <w:t>Fig. 11.</w:t>
      </w:r>
      <w:r>
        <w:rPr>
          <w:color w:val="auto"/>
          <w:sz w:val="20"/>
          <w:lang w:bidi="en-US"/>
        </w:rPr>
        <w:t xml:space="preserve"> </w:t>
      </w:r>
      <w:r w:rsidR="00873D8C">
        <w:rPr>
          <w:color w:val="auto"/>
          <w:sz w:val="20"/>
          <w:lang w:bidi="en-US"/>
        </w:rPr>
        <w:t>To</w:t>
      </w:r>
      <w:r w:rsidR="00283FAF" w:rsidRPr="00283FAF">
        <w:rPr>
          <w:color w:val="auto"/>
          <w:sz w:val="20"/>
          <w:lang w:bidi="en-US"/>
        </w:rPr>
        <w:t xml:space="preserve"> assess the state-of-the-art approaches using </w:t>
      </w:r>
      <w:proofErr w:type="gramStart"/>
      <w:r w:rsidR="00283FAF" w:rsidRPr="00283FAF">
        <w:rPr>
          <w:color w:val="auto"/>
          <w:sz w:val="20"/>
          <w:lang w:bidi="en-US"/>
        </w:rPr>
        <w:t>a</w:t>
      </w:r>
      <w:proofErr w:type="gramEnd"/>
      <w:r w:rsidR="00283FAF" w:rsidRPr="00283FAF">
        <w:rPr>
          <w:color w:val="auto"/>
          <w:sz w:val="20"/>
          <w:lang w:bidi="en-US"/>
        </w:rPr>
        <w:t xml:space="preserve"> Intel i7</w:t>
      </w:r>
      <w:r w:rsidR="00A10F8F">
        <w:rPr>
          <w:color w:val="auto"/>
          <w:sz w:val="20"/>
          <w:lang w:bidi="en-US"/>
        </w:rPr>
        <w:t>-</w:t>
      </w:r>
      <w:r w:rsidR="00B2289E" w:rsidRPr="00B2289E">
        <w:rPr>
          <w:color w:val="auto"/>
          <w:sz w:val="20"/>
          <w:lang w:bidi="en-US"/>
        </w:rPr>
        <w:t xml:space="preserve">9750H CPU @ 2.60GHz </w:t>
      </w:r>
      <w:r w:rsidR="00283FAF" w:rsidRPr="00283FAF">
        <w:rPr>
          <w:color w:val="auto"/>
          <w:sz w:val="20"/>
          <w:lang w:bidi="en-US"/>
        </w:rPr>
        <w:t>NVIDIA</w:t>
      </w:r>
      <w:r w:rsidR="00EB774D">
        <w:rPr>
          <w:color w:val="auto"/>
          <w:sz w:val="20"/>
          <w:lang w:bidi="en-US"/>
        </w:rPr>
        <w:t xml:space="preserve"> GeForce </w:t>
      </w:r>
      <w:r w:rsidR="00283FAF" w:rsidRPr="00283FAF">
        <w:rPr>
          <w:color w:val="auto"/>
          <w:sz w:val="20"/>
          <w:lang w:bidi="en-US"/>
        </w:rPr>
        <w:t xml:space="preserve">RTX </w:t>
      </w:r>
      <w:r w:rsidR="00EB6DFF">
        <w:rPr>
          <w:color w:val="auto"/>
          <w:sz w:val="20"/>
          <w:lang w:bidi="en-US"/>
        </w:rPr>
        <w:t>2070</w:t>
      </w:r>
      <w:r w:rsidR="00EB774D">
        <w:rPr>
          <w:color w:val="auto"/>
          <w:sz w:val="20"/>
          <w:lang w:bidi="en-US"/>
        </w:rPr>
        <w:t xml:space="preserve"> </w:t>
      </w:r>
      <w:r w:rsidR="00283FAF" w:rsidRPr="00283FAF">
        <w:rPr>
          <w:color w:val="auto"/>
          <w:sz w:val="20"/>
          <w:lang w:bidi="en-US"/>
        </w:rPr>
        <w:t xml:space="preserve">GPU (16 GB Memory). For evaluation </w:t>
      </w:r>
      <w:r w:rsidR="003C45BE">
        <w:rPr>
          <w:color w:val="auto"/>
          <w:sz w:val="20"/>
          <w:lang w:bidi="en-US"/>
        </w:rPr>
        <w:t>purposes,</w:t>
      </w:r>
      <w:r w:rsidR="00283FAF" w:rsidRPr="00283FAF">
        <w:rPr>
          <w:color w:val="auto"/>
          <w:sz w:val="20"/>
          <w:lang w:bidi="en-US"/>
        </w:rPr>
        <w:t xml:space="preserve"> we used the public access codes provided by the authors. </w:t>
      </w:r>
      <w:r w:rsidR="00E44924" w:rsidRPr="00E44924">
        <w:rPr>
          <w:color w:val="auto"/>
          <w:sz w:val="20"/>
          <w:lang w:bidi="en-US"/>
        </w:rPr>
        <w:t>We use the authors' public access codes for evaluation purposes.</w:t>
      </w:r>
      <w:r w:rsidR="00E44924">
        <w:rPr>
          <w:color w:val="auto"/>
          <w:sz w:val="20"/>
          <w:lang w:bidi="en-US"/>
        </w:rPr>
        <w:t xml:space="preserve"> </w:t>
      </w:r>
      <w:r w:rsidR="00283FAF" w:rsidRPr="00283FAF">
        <w:rPr>
          <w:color w:val="auto"/>
          <w:sz w:val="20"/>
          <w:lang w:bidi="en-US"/>
        </w:rPr>
        <w:t>The trade-off between CPU time of execution versus PSNR on Set5</w:t>
      </w:r>
      <w:r w:rsidR="00283FAF">
        <w:rPr>
          <w:color w:val="auto"/>
          <w:sz w:val="20"/>
          <w:lang w:bidi="en-US"/>
        </w:rPr>
        <w:t xml:space="preserve"> </w:t>
      </w:r>
      <w:r w:rsidR="00283FAF" w:rsidRPr="00452556">
        <w:rPr>
          <w:snapToGrid w:val="0"/>
          <w:sz w:val="20"/>
        </w:rPr>
        <w:fldChar w:fldCharType="begin"/>
      </w:r>
      <w:r w:rsidR="00283FAF" w:rsidRPr="00452556">
        <w:rPr>
          <w:snapToGrid w:val="0"/>
          <w:sz w:val="20"/>
        </w:rPr>
        <w:instrText xml:space="preserve"> ADDIN EN.CITE &lt;EndNote&gt;&lt;Cite&gt;&lt;Author&gt;Bevilacqua&lt;/Author&gt;&lt;Year&gt;2012&lt;/Year&gt;&lt;RecNum&gt;3&lt;/RecNum&gt;&lt;DisplayText&gt;[60]&lt;/DisplayText&gt;&lt;record&gt;&lt;rec-number&gt;3&lt;/rec-number&gt;&lt;foreign-keys&gt;&lt;key app="EN" db-id="srxvfdd95r2023e09rp5vpah5wxe09vdzrzd" timestamp="1657255627"&gt;3&lt;/key&gt;&lt;/foreign-keys&gt;&lt;ref-type name="Journal Article"&gt;17&lt;/ref-type&gt;&lt;contributors&gt;&lt;authors&gt;&lt;author&gt;Bevilacqua, Marco&lt;/author&gt;&lt;author&gt;Roumy, Aline&lt;/author&gt;&lt;author&gt;Guillemot, Christine&lt;/author&gt;&lt;author&gt;Alberi-Morel, Marie Line&lt;/author&gt;&lt;/authors&gt;&lt;/contributors&gt;&lt;titles&gt;&lt;title&gt;Low-complexity single-image super-resolution based on nonnegative neighbor embedding&lt;/title&gt;&lt;/titles&gt;&lt;dates&gt;&lt;year&gt;2012&lt;/year&gt;&lt;/dates&gt;&lt;isbn&gt;1901725464&lt;/isbn&gt;&lt;urls&gt;&lt;/urls&gt;&lt;/record&gt;&lt;/Cite&gt;&lt;/EndNote&gt;</w:instrText>
      </w:r>
      <w:r w:rsidR="00283FAF" w:rsidRPr="00452556">
        <w:rPr>
          <w:snapToGrid w:val="0"/>
          <w:sz w:val="20"/>
        </w:rPr>
        <w:fldChar w:fldCharType="separate"/>
      </w:r>
      <w:r w:rsidR="00283FAF" w:rsidRPr="00452556">
        <w:rPr>
          <w:snapToGrid w:val="0"/>
          <w:sz w:val="20"/>
        </w:rPr>
        <w:t>[60]</w:t>
      </w:r>
      <w:r w:rsidR="00283FAF" w:rsidRPr="00452556">
        <w:rPr>
          <w:snapToGrid w:val="0"/>
          <w:sz w:val="20"/>
        </w:rPr>
        <w:fldChar w:fldCharType="end"/>
      </w:r>
      <w:r w:rsidR="00283FAF" w:rsidRPr="003F7DBC">
        <w:rPr>
          <w:color w:val="auto"/>
          <w:sz w:val="20"/>
          <w:lang w:bidi="en-US"/>
        </w:rPr>
        <w:t xml:space="preserve"> </w:t>
      </w:r>
      <w:r w:rsidR="00283FAF" w:rsidRPr="00283FAF">
        <w:rPr>
          <w:color w:val="auto"/>
          <w:sz w:val="20"/>
          <w:lang w:bidi="en-US"/>
        </w:rPr>
        <w:t xml:space="preserve">enlargement factor 2× </w:t>
      </w:r>
      <w:r w:rsidR="003C45BE">
        <w:rPr>
          <w:color w:val="auto"/>
          <w:sz w:val="20"/>
          <w:lang w:bidi="en-US"/>
        </w:rPr>
        <w:t xml:space="preserve">is </w:t>
      </w:r>
      <w:r w:rsidR="00283FAF" w:rsidRPr="00283FAF">
        <w:rPr>
          <w:color w:val="auto"/>
          <w:sz w:val="20"/>
          <w:lang w:bidi="en-US"/>
        </w:rPr>
        <w:t xml:space="preserve">present in Fig. 11. Our proposed method is faster than all </w:t>
      </w:r>
      <w:r w:rsidR="003C45BE">
        <w:rPr>
          <w:color w:val="auto"/>
          <w:sz w:val="20"/>
          <w:lang w:bidi="en-US"/>
        </w:rPr>
        <w:t>state-of-the-art methods</w:t>
      </w:r>
      <w:r w:rsidR="00283FAF" w:rsidRPr="00283FAF">
        <w:rPr>
          <w:color w:val="auto"/>
          <w:sz w:val="20"/>
          <w:lang w:bidi="en-US"/>
        </w:rPr>
        <w:t xml:space="preserve"> except the shallow models (SRCNN and FSRCNN). Furthermore, our proposed SENext attains less computation cost </w:t>
      </w:r>
      <w:r w:rsidR="00873D8C">
        <w:rPr>
          <w:color w:val="auto"/>
          <w:sz w:val="20"/>
          <w:lang w:bidi="en-US"/>
        </w:rPr>
        <w:t>regarding</w:t>
      </w:r>
      <w:r w:rsidR="00283FAF" w:rsidRPr="00283FAF">
        <w:rPr>
          <w:color w:val="auto"/>
          <w:sz w:val="20"/>
          <w:lang w:bidi="en-US"/>
        </w:rPr>
        <w:t xml:space="preserve"> </w:t>
      </w:r>
      <w:r w:rsidR="00491F76" w:rsidRPr="00491F76">
        <w:rPr>
          <w:color w:val="auto"/>
          <w:sz w:val="20"/>
          <w:lang w:bidi="en-US"/>
        </w:rPr>
        <w:t>floating-point operations per second</w:t>
      </w:r>
      <w:r w:rsidR="00283FAF" w:rsidRPr="00283FAF">
        <w:rPr>
          <w:color w:val="auto"/>
          <w:sz w:val="20"/>
          <w:lang w:bidi="en-US"/>
        </w:rPr>
        <w:t xml:space="preserve"> (FLOPs)</w:t>
      </w:r>
      <w:r w:rsidR="003C45BE">
        <w:rPr>
          <w:color w:val="auto"/>
          <w:sz w:val="20"/>
          <w:lang w:bidi="en-US"/>
        </w:rPr>
        <w:t>,</w:t>
      </w:r>
      <w:r w:rsidR="00283FAF" w:rsidRPr="00283FAF">
        <w:rPr>
          <w:color w:val="auto"/>
          <w:sz w:val="20"/>
          <w:lang w:bidi="en-US"/>
        </w:rPr>
        <w:t xml:space="preserve"> as shown in Fig. 12.</w:t>
      </w:r>
    </w:p>
    <w:p w14:paraId="1BD1ED64" w14:textId="77777777" w:rsidR="00283FAF" w:rsidRPr="003F7DBC" w:rsidRDefault="00283FAF" w:rsidP="002815B2">
      <w:pPr>
        <w:ind w:firstLine="360"/>
        <w:rPr>
          <w:color w:val="auto"/>
          <w:sz w:val="20"/>
          <w:lang w:bidi="en-US"/>
        </w:rPr>
      </w:pPr>
    </w:p>
    <w:bookmarkEnd w:id="24"/>
    <w:bookmarkEnd w:id="25"/>
    <w:p w14:paraId="5A0046C3" w14:textId="1FF0532B" w:rsidR="009A3E0C" w:rsidRDefault="00CD6921" w:rsidP="009A3E0C">
      <w:pPr>
        <w:jc w:val="center"/>
      </w:pPr>
      <w:r>
        <w:rPr>
          <w:noProof/>
        </w:rPr>
        <w:lastRenderedPageBreak/>
        <w:drawing>
          <wp:inline distT="0" distB="0" distL="0" distR="0" wp14:anchorId="2C35D40B" wp14:editId="437FFBEC">
            <wp:extent cx="5090160" cy="34143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AF53" w14:textId="17800AAE" w:rsidR="00303102" w:rsidRPr="009D56B7" w:rsidRDefault="004426C3" w:rsidP="006827D6">
      <w:pPr>
        <w:autoSpaceDE w:val="0"/>
        <w:autoSpaceDN w:val="0"/>
        <w:adjustRightInd w:val="0"/>
        <w:spacing w:line="240" w:lineRule="auto"/>
        <w:jc w:val="center"/>
        <w:rPr>
          <w:sz w:val="20"/>
          <w:lang w:bidi="en-US"/>
        </w:rPr>
      </w:pPr>
      <w:r w:rsidRPr="00602FA8">
        <w:rPr>
          <w:b/>
          <w:bCs/>
          <w:sz w:val="18"/>
          <w:lang w:bidi="en-US"/>
        </w:rPr>
        <w:t>Fig. 1</w:t>
      </w:r>
      <w:r w:rsidR="0070323F">
        <w:rPr>
          <w:b/>
          <w:bCs/>
          <w:sz w:val="18"/>
          <w:lang w:bidi="en-US"/>
        </w:rPr>
        <w:t>1</w:t>
      </w:r>
      <w:r w:rsidRPr="00602FA8">
        <w:rPr>
          <w:b/>
          <w:bCs/>
          <w:sz w:val="18"/>
          <w:lang w:bidi="en-US"/>
        </w:rPr>
        <w:t>.</w:t>
      </w:r>
      <w:r>
        <w:rPr>
          <w:b/>
          <w:bCs/>
          <w:sz w:val="18"/>
          <w:lang w:bidi="en-US"/>
        </w:rPr>
        <w:t xml:space="preserve"> </w:t>
      </w:r>
      <w:r w:rsidR="00303102" w:rsidRPr="00303102">
        <w:rPr>
          <w:sz w:val="20"/>
          <w:lang w:bidi="en-US"/>
        </w:rPr>
        <w:t>Running time</w:t>
      </w:r>
      <w:r w:rsidR="00303102">
        <w:rPr>
          <w:sz w:val="20"/>
          <w:lang w:bidi="en-US"/>
        </w:rPr>
        <w:t xml:space="preserve"> </w:t>
      </w:r>
      <w:r w:rsidR="00303102" w:rsidRPr="00303102">
        <w:rPr>
          <w:sz w:val="20"/>
          <w:lang w:bidi="en-US"/>
        </w:rPr>
        <w:t>and accuracy trade-off. The results</w:t>
      </w:r>
      <w:r w:rsidR="006827D6">
        <w:rPr>
          <w:sz w:val="20"/>
          <w:lang w:bidi="en-US"/>
        </w:rPr>
        <w:t xml:space="preserve"> </w:t>
      </w:r>
      <w:r w:rsidR="00303102" w:rsidRPr="00303102">
        <w:rPr>
          <w:sz w:val="20"/>
          <w:lang w:bidi="en-US"/>
        </w:rPr>
        <w:t xml:space="preserve">are evaluated on Set5 with </w:t>
      </w:r>
      <w:r w:rsidR="00373BB7">
        <w:rPr>
          <w:sz w:val="20"/>
          <w:lang w:bidi="en-US"/>
        </w:rPr>
        <w:t xml:space="preserve">a </w:t>
      </w:r>
      <w:r w:rsidR="00303102" w:rsidRPr="00303102">
        <w:rPr>
          <w:sz w:val="20"/>
          <w:lang w:bidi="en-US"/>
        </w:rPr>
        <w:t xml:space="preserve">scale factor </w:t>
      </w:r>
      <w:r w:rsidR="00373BB7">
        <w:rPr>
          <w:sz w:val="20"/>
          <w:lang w:bidi="en-US"/>
        </w:rPr>
        <w:t xml:space="preserve">of </w:t>
      </w:r>
      <w:r w:rsidR="00303102" w:rsidRPr="00303102">
        <w:rPr>
          <w:rFonts w:hint="eastAsia"/>
          <w:sz w:val="20"/>
          <w:lang w:bidi="en-US"/>
        </w:rPr>
        <w:t>×</w:t>
      </w:r>
      <w:r w:rsidR="007660C3">
        <w:rPr>
          <w:sz w:val="20"/>
          <w:lang w:bidi="en-US"/>
        </w:rPr>
        <w:t>2</w:t>
      </w:r>
      <w:r w:rsidR="00303102" w:rsidRPr="00303102">
        <w:rPr>
          <w:sz w:val="20"/>
          <w:lang w:bidi="en-US"/>
        </w:rPr>
        <w:t>.</w:t>
      </w:r>
    </w:p>
    <w:p w14:paraId="37E15C08" w14:textId="63DC4A02" w:rsidR="00C8339F" w:rsidRDefault="004426C3" w:rsidP="00C8339F">
      <w:pPr>
        <w:autoSpaceDE w:val="0"/>
        <w:autoSpaceDN w:val="0"/>
        <w:adjustRightInd w:val="0"/>
        <w:spacing w:line="240" w:lineRule="auto"/>
        <w:jc w:val="center"/>
      </w:pPr>
      <w:r>
        <w:rPr>
          <w:noProof/>
        </w:rPr>
        <w:drawing>
          <wp:inline distT="0" distB="0" distL="0" distR="0" wp14:anchorId="65B6FB53" wp14:editId="34E582EB">
            <wp:extent cx="5614670" cy="35115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767A" w14:textId="1454B0F2" w:rsidR="0002651D" w:rsidRDefault="004426C3" w:rsidP="0002651D">
      <w:pPr>
        <w:autoSpaceDE w:val="0"/>
        <w:autoSpaceDN w:val="0"/>
        <w:adjustRightInd w:val="0"/>
        <w:spacing w:line="240" w:lineRule="auto"/>
        <w:rPr>
          <w:sz w:val="18"/>
          <w:lang w:bidi="en-US"/>
        </w:rPr>
      </w:pPr>
      <w:r w:rsidRPr="00602FA8">
        <w:rPr>
          <w:b/>
          <w:bCs/>
          <w:sz w:val="18"/>
          <w:lang w:bidi="en-US"/>
        </w:rPr>
        <w:t>Fig. 1</w:t>
      </w:r>
      <w:r w:rsidR="0012747E">
        <w:rPr>
          <w:b/>
          <w:bCs/>
          <w:sz w:val="18"/>
          <w:lang w:bidi="en-US"/>
        </w:rPr>
        <w:t>2</w:t>
      </w:r>
      <w:r w:rsidRPr="00602FA8">
        <w:rPr>
          <w:b/>
          <w:bCs/>
          <w:sz w:val="18"/>
          <w:lang w:bidi="en-US"/>
        </w:rPr>
        <w:t>.</w:t>
      </w:r>
      <w:r>
        <w:rPr>
          <w:b/>
          <w:bCs/>
          <w:sz w:val="18"/>
          <w:lang w:bidi="en-US"/>
        </w:rPr>
        <w:t xml:space="preserve"> </w:t>
      </w:r>
      <w:r w:rsidRPr="004426C3">
        <w:rPr>
          <w:sz w:val="18"/>
          <w:lang w:bidi="en-US"/>
        </w:rPr>
        <w:t>Quantitative</w:t>
      </w:r>
      <w:r w:rsidR="005C749E">
        <w:rPr>
          <w:sz w:val="18"/>
          <w:lang w:bidi="en-US"/>
        </w:rPr>
        <w:t xml:space="preserve"> evaluations of PSNR versus </w:t>
      </w:r>
      <w:r w:rsidR="00FC1AC0">
        <w:rPr>
          <w:sz w:val="18"/>
          <w:lang w:bidi="en-US"/>
        </w:rPr>
        <w:t xml:space="preserve">FLOPs </w:t>
      </w:r>
      <w:r w:rsidRPr="004426C3">
        <w:rPr>
          <w:sz w:val="18"/>
          <w:lang w:bidi="en-US"/>
        </w:rPr>
        <w:t xml:space="preserve">on Set14 </w:t>
      </w:r>
      <w:r w:rsidR="005C749E">
        <w:rPr>
          <w:sz w:val="18"/>
          <w:lang w:bidi="en-US"/>
        </w:rPr>
        <w:t xml:space="preserve">enlargement factor </w:t>
      </w:r>
      <w:r w:rsidR="007660C3">
        <w:rPr>
          <w:sz w:val="18"/>
          <w:lang w:bidi="en-US"/>
        </w:rPr>
        <w:t>2</w:t>
      </w:r>
      <w:r w:rsidRPr="004426C3">
        <w:rPr>
          <w:sz w:val="18"/>
          <w:lang w:bidi="en-US"/>
        </w:rPr>
        <w:t xml:space="preserve">×. </w:t>
      </w:r>
    </w:p>
    <w:p w14:paraId="7AF272E2" w14:textId="579E795E" w:rsidR="00944415" w:rsidRDefault="00944415" w:rsidP="0002651D">
      <w:pPr>
        <w:autoSpaceDE w:val="0"/>
        <w:autoSpaceDN w:val="0"/>
        <w:adjustRightInd w:val="0"/>
        <w:spacing w:line="240" w:lineRule="auto"/>
        <w:rPr>
          <w:sz w:val="18"/>
          <w:lang w:bidi="en-US"/>
        </w:rPr>
      </w:pPr>
    </w:p>
    <w:p w14:paraId="75A2EB47" w14:textId="308D5659" w:rsidR="00944415" w:rsidRDefault="00944415" w:rsidP="0002651D">
      <w:pPr>
        <w:autoSpaceDE w:val="0"/>
        <w:autoSpaceDN w:val="0"/>
        <w:adjustRightInd w:val="0"/>
        <w:spacing w:line="240" w:lineRule="auto"/>
        <w:rPr>
          <w:sz w:val="18"/>
          <w:lang w:bidi="en-US"/>
        </w:rPr>
      </w:pPr>
    </w:p>
    <w:p w14:paraId="393660D6" w14:textId="2B56C504" w:rsidR="00944415" w:rsidRDefault="00944415" w:rsidP="0002651D">
      <w:pPr>
        <w:autoSpaceDE w:val="0"/>
        <w:autoSpaceDN w:val="0"/>
        <w:adjustRightInd w:val="0"/>
        <w:spacing w:line="240" w:lineRule="auto"/>
        <w:rPr>
          <w:sz w:val="18"/>
          <w:lang w:bidi="en-US"/>
        </w:rPr>
      </w:pPr>
    </w:p>
    <w:p w14:paraId="3026BAC8" w14:textId="31B3CBDC" w:rsidR="00944415" w:rsidRDefault="00944415" w:rsidP="0002651D">
      <w:pPr>
        <w:autoSpaceDE w:val="0"/>
        <w:autoSpaceDN w:val="0"/>
        <w:adjustRightInd w:val="0"/>
        <w:spacing w:line="240" w:lineRule="auto"/>
        <w:rPr>
          <w:sz w:val="18"/>
          <w:lang w:bidi="en-US"/>
        </w:rPr>
      </w:pPr>
    </w:p>
    <w:p w14:paraId="59A0854C" w14:textId="68E9E579" w:rsidR="00944415" w:rsidRDefault="00944415" w:rsidP="0002651D">
      <w:pPr>
        <w:autoSpaceDE w:val="0"/>
        <w:autoSpaceDN w:val="0"/>
        <w:adjustRightInd w:val="0"/>
        <w:spacing w:line="240" w:lineRule="auto"/>
        <w:rPr>
          <w:sz w:val="18"/>
          <w:lang w:bidi="en-US"/>
        </w:rPr>
      </w:pPr>
    </w:p>
    <w:p w14:paraId="7015406D" w14:textId="77777777" w:rsidR="00944415" w:rsidRDefault="00944415" w:rsidP="0002651D">
      <w:pPr>
        <w:autoSpaceDE w:val="0"/>
        <w:autoSpaceDN w:val="0"/>
        <w:adjustRightInd w:val="0"/>
        <w:spacing w:line="240" w:lineRule="auto"/>
        <w:rPr>
          <w:sz w:val="18"/>
          <w:lang w:bidi="en-US"/>
        </w:rPr>
      </w:pPr>
    </w:p>
    <w:p w14:paraId="6CDC3159" w14:textId="69A06DE0" w:rsidR="00B92429" w:rsidRPr="004669D2" w:rsidRDefault="006F6E7C" w:rsidP="006F6E7C">
      <w:pPr>
        <w:pStyle w:val="MDPI22heading2"/>
        <w:numPr>
          <w:ilvl w:val="1"/>
          <w:numId w:val="4"/>
        </w:numPr>
        <w:rPr>
          <w:rFonts w:ascii="Times New Roman" w:hAnsi="Times New Roman"/>
          <w:snapToGrid/>
          <w:color w:val="auto"/>
        </w:rPr>
      </w:pPr>
      <w:r w:rsidRPr="004669D2">
        <w:rPr>
          <w:rFonts w:ascii="Times New Roman" w:hAnsi="Times New Roman"/>
          <w:snapToGrid/>
          <w:color w:val="auto"/>
        </w:rPr>
        <w:lastRenderedPageBreak/>
        <w:t xml:space="preserve">Perceptual Quality </w:t>
      </w:r>
      <w:r w:rsidR="004669D2" w:rsidRPr="004669D2">
        <w:rPr>
          <w:rFonts w:ascii="Times New Roman" w:hAnsi="Times New Roman"/>
          <w:snapToGrid/>
          <w:color w:val="auto"/>
        </w:rPr>
        <w:t>Comparison</w:t>
      </w:r>
    </w:p>
    <w:p w14:paraId="104F4F16" w14:textId="3D3E64B3" w:rsidR="00B7611E" w:rsidRDefault="0022098F" w:rsidP="00452556">
      <w:pPr>
        <w:pStyle w:val="MDPI42tablebody"/>
        <w:spacing w:line="240" w:lineRule="auto"/>
        <w:jc w:val="both"/>
        <w:rPr>
          <w:rFonts w:ascii="Times New Roman" w:hAnsi="Times New Roman"/>
          <w:snapToGrid/>
        </w:rPr>
      </w:pPr>
      <w:bookmarkStart w:id="26" w:name="_Hlk38823101"/>
      <w:r>
        <w:rPr>
          <w:rFonts w:ascii="Times New Roman" w:hAnsi="Times New Roman"/>
          <w:snapToGrid/>
        </w:rPr>
        <w:t>Fig</w:t>
      </w:r>
      <w:r w:rsidR="00AC1C2A">
        <w:rPr>
          <w:rFonts w:ascii="Times New Roman" w:hAnsi="Times New Roman"/>
          <w:snapToGrid/>
        </w:rPr>
        <w:t xml:space="preserve">. </w:t>
      </w:r>
      <w:r>
        <w:rPr>
          <w:rFonts w:ascii="Times New Roman" w:hAnsi="Times New Roman"/>
          <w:snapToGrid/>
        </w:rPr>
        <w:t>1</w:t>
      </w:r>
      <w:r w:rsidR="0012747E">
        <w:rPr>
          <w:rFonts w:ascii="Times New Roman" w:hAnsi="Times New Roman"/>
          <w:snapToGrid/>
        </w:rPr>
        <w:t>3</w:t>
      </w:r>
      <w:r>
        <w:rPr>
          <w:rFonts w:ascii="Times New Roman" w:hAnsi="Times New Roman"/>
          <w:snapToGrid/>
        </w:rPr>
        <w:t xml:space="preserve"> and 1</w:t>
      </w:r>
      <w:r w:rsidR="0012747E">
        <w:rPr>
          <w:rFonts w:ascii="Times New Roman" w:hAnsi="Times New Roman"/>
          <w:snapToGrid/>
        </w:rPr>
        <w:t>4</w:t>
      </w:r>
      <w:r>
        <w:rPr>
          <w:rFonts w:ascii="Times New Roman" w:hAnsi="Times New Roman"/>
          <w:snapToGrid/>
        </w:rPr>
        <w:t xml:space="preserve"> shows the perceptual quality of</w:t>
      </w:r>
      <w:r w:rsidR="00B532A7">
        <w:rPr>
          <w:rFonts w:ascii="Times New Roman" w:hAnsi="Times New Roman"/>
          <w:snapToGrid/>
        </w:rPr>
        <w:t xml:space="preserve"> enlargement factor 4</w:t>
      </w:r>
      <w:r w:rsidR="00B532A7">
        <w:rPr>
          <w:rFonts w:ascii="Times New Roman" w:hAnsi="Times New Roman"/>
          <w:snapToGrid/>
        </w:rPr>
        <w:sym w:font="Symbol" w:char="F0B4"/>
      </w:r>
      <w:r w:rsidR="00B532A7">
        <w:rPr>
          <w:rFonts w:ascii="Times New Roman" w:hAnsi="Times New Roman"/>
          <w:snapToGrid/>
        </w:rPr>
        <w:t xml:space="preserve"> and 8</w:t>
      </w:r>
      <w:r w:rsidR="00B532A7">
        <w:rPr>
          <w:rFonts w:ascii="Times New Roman" w:hAnsi="Times New Roman"/>
          <w:snapToGrid/>
        </w:rPr>
        <w:sym w:font="Symbol" w:char="F0B4"/>
      </w:r>
      <w:r>
        <w:rPr>
          <w:rFonts w:ascii="Times New Roman" w:hAnsi="Times New Roman"/>
          <w:snapToGrid/>
        </w:rPr>
        <w:t xml:space="preserve"> </w:t>
      </w:r>
      <w:r w:rsidR="00BA0990">
        <w:rPr>
          <w:rFonts w:ascii="Times New Roman" w:hAnsi="Times New Roman"/>
          <w:snapToGrid/>
        </w:rPr>
        <w:t>image</w:t>
      </w:r>
      <w:r w:rsidR="00B532A7">
        <w:rPr>
          <w:rFonts w:ascii="Times New Roman" w:hAnsi="Times New Roman"/>
          <w:snapToGrid/>
        </w:rPr>
        <w:t xml:space="preserve"> SR</w:t>
      </w:r>
      <w:r w:rsidR="006A34FA">
        <w:rPr>
          <w:rFonts w:ascii="Times New Roman" w:hAnsi="Times New Roman"/>
          <w:snapToGrid/>
        </w:rPr>
        <w:t xml:space="preserve"> test datasets </w:t>
      </w:r>
      <w:r w:rsidR="003F1D5C">
        <w:rPr>
          <w:rFonts w:ascii="Times New Roman" w:hAnsi="Times New Roman"/>
          <w:snapToGrid/>
        </w:rPr>
        <w:t xml:space="preserve">including </w:t>
      </w:r>
      <w:r w:rsidR="004762DC" w:rsidRPr="009752DF">
        <w:rPr>
          <w:rFonts w:ascii="Times New Roman" w:hAnsi="Times New Roman"/>
          <w:snapToGrid/>
        </w:rPr>
        <w:t>BSDS100</w:t>
      </w:r>
      <w:r w:rsidR="00EF2884">
        <w:rPr>
          <w:rFonts w:ascii="Times New Roman" w:hAnsi="Times New Roman"/>
          <w:snapToGrid/>
        </w:rPr>
        <w:t xml:space="preserve"> </w:t>
      </w:r>
      <w:r w:rsidR="00EF2884" w:rsidRPr="00860E7F">
        <w:rPr>
          <w:rFonts w:ascii="Times New Roman" w:hAnsi="Times New Roman"/>
          <w:snapToGrid/>
        </w:rPr>
        <w:fldChar w:fldCharType="begin"/>
      </w:r>
      <w:r w:rsidR="00EF2884" w:rsidRPr="00860E7F">
        <w:rPr>
          <w:rFonts w:ascii="Times New Roman" w:hAnsi="Times New Roman"/>
          <w:snapToGrid/>
        </w:rPr>
        <w:instrText xml:space="preserve"> ADDIN EN.CITE &lt;EndNote&gt;&lt;Cite&gt;&lt;Author&gt;Arbelaez&lt;/Author&gt;&lt;Year&gt;2010&lt;/Year&gt;&lt;RecNum&gt;5&lt;/RecNum&gt;&lt;DisplayText&gt;[58]&lt;/DisplayText&gt;&lt;record&gt;&lt;rec-number&gt;5&lt;/rec-number&gt;&lt;foreign-keys&gt;&lt;key app="EN" db-id="srxvfdd95r2023e09rp5vpah5wxe09vdzrzd" timestamp="1657255727"&gt;5&lt;/key&gt;&lt;/foreign-keys&gt;&lt;ref-type name="Journal Article"&gt;17&lt;/ref-type&gt;&lt;contributors&gt;&lt;authors&gt;&lt;author&gt;Arbelaez, Pablo&lt;/author&gt;&lt;author&gt;Maire, Michael&lt;/author&gt;&lt;author&gt;Fowlkes, Charless&lt;/author&gt;&lt;author&gt;Malik, Jitendra&lt;/author&gt;&lt;/authors&gt;&lt;/contributors&gt;&lt;titles&gt;&lt;title&gt;Contour detection and hierarchical image segmentation&lt;/title&gt;&lt;secondary-title&gt;IEEE transactions on pattern analysis and machine intelligence&lt;/secondary-title&gt;&lt;/titles&gt;&lt;periodical&gt;&lt;full-title&gt;IEEE transactions on pattern analysis and machine intelligence&lt;/full-title&gt;&lt;/periodical&gt;&lt;pages&gt;898-916&lt;/pages&gt;&lt;volume&gt;33&lt;/volume&gt;&lt;number&gt;5&lt;/number&gt;&lt;dates&gt;&lt;year&gt;2010&lt;/year&gt;&lt;/dates&gt;&lt;isbn&gt;0162-8828&lt;/isbn&gt;&lt;urls&gt;&lt;/urls&gt;&lt;/record&gt;&lt;/Cite&gt;&lt;/EndNote&gt;</w:instrText>
      </w:r>
      <w:r w:rsidR="00EF2884" w:rsidRPr="00860E7F">
        <w:rPr>
          <w:rFonts w:ascii="Times New Roman" w:hAnsi="Times New Roman"/>
          <w:snapToGrid/>
        </w:rPr>
        <w:fldChar w:fldCharType="separate"/>
      </w:r>
      <w:r w:rsidR="00EF2884" w:rsidRPr="00860E7F">
        <w:rPr>
          <w:rFonts w:ascii="Times New Roman" w:hAnsi="Times New Roman"/>
          <w:snapToGrid/>
        </w:rPr>
        <w:t>[58]</w:t>
      </w:r>
      <w:r w:rsidR="00EF2884" w:rsidRPr="00860E7F">
        <w:rPr>
          <w:rFonts w:ascii="Times New Roman" w:hAnsi="Times New Roman"/>
          <w:snapToGrid/>
        </w:rPr>
        <w:fldChar w:fldCharType="end"/>
      </w:r>
      <w:r w:rsidR="004762DC" w:rsidRPr="009752DF">
        <w:rPr>
          <w:rFonts w:ascii="Times New Roman" w:hAnsi="Times New Roman"/>
          <w:snapToGrid/>
        </w:rPr>
        <w:t>, U</w:t>
      </w:r>
      <w:r w:rsidR="00006566">
        <w:rPr>
          <w:rFonts w:ascii="Times New Roman" w:hAnsi="Times New Roman"/>
          <w:snapToGrid/>
        </w:rPr>
        <w:t>r</w:t>
      </w:r>
      <w:r w:rsidR="004762DC" w:rsidRPr="009752DF">
        <w:rPr>
          <w:rFonts w:ascii="Times New Roman" w:hAnsi="Times New Roman"/>
          <w:snapToGrid/>
        </w:rPr>
        <w:t>ban100</w:t>
      </w:r>
      <w:r w:rsidR="00EF2884">
        <w:rPr>
          <w:rFonts w:ascii="Times New Roman" w:hAnsi="Times New Roman"/>
          <w:snapToGrid/>
        </w:rPr>
        <w:t xml:space="preserve"> </w:t>
      </w:r>
      <w:r w:rsidR="00EF2884" w:rsidRPr="00860E7F">
        <w:rPr>
          <w:rFonts w:ascii="Times New Roman" w:hAnsi="Times New Roman"/>
          <w:snapToGrid/>
        </w:rPr>
        <w:fldChar w:fldCharType="begin"/>
      </w:r>
      <w:r w:rsidR="00EF2884" w:rsidRPr="00860E7F">
        <w:rPr>
          <w:rFonts w:ascii="Times New Roman" w:hAnsi="Times New Roman"/>
          <w:snapToGrid/>
        </w:rPr>
        <w:instrText xml:space="preserve"> ADDIN EN.CITE &lt;EndNote&gt;&lt;Cite&gt;&lt;Author&gt;Huang&lt;/Author&gt;&lt;Year&gt;2015&lt;/Year&gt;&lt;RecNum&gt;6&lt;/RecNum&gt;&lt;DisplayText&gt;[62]&lt;/DisplayText&gt;&lt;record&gt;&lt;rec-number&gt;6&lt;/rec-number&gt;&lt;foreign-keys&gt;&lt;key app="EN" db-id="srxvfdd95r2023e09rp5vpah5wxe09vdzrzd" timestamp="1657255780"&gt;6&lt;/key&gt;&lt;/foreign-keys&gt;&lt;ref-type name="Conference Proceedings"&gt;10&lt;/ref-type&gt;&lt;contributors&gt;&lt;authors&gt;&lt;author&gt;Huang, Jia-Bin&lt;/author&gt;&lt;author&gt;Singh, Abhishek&lt;/author&gt;&lt;author&gt;Ahuja, Narendra&lt;/author&gt;&lt;/authors&gt;&lt;/contributors&gt;&lt;titles&gt;&lt;title&gt;Single image super-resolution from transformed self-exemplars&lt;/title&gt;&lt;secondary-title&gt;Proceedings of the IEEE conference on computer vision and pattern recognition&lt;/secondary-title&gt;&lt;/titles&gt;&lt;pages&gt;5197-5206&lt;/pages&gt;&lt;dates&gt;&lt;year&gt;2015&lt;/year&gt;&lt;/dates&gt;&lt;urls&gt;&lt;/urls&gt;&lt;/record&gt;&lt;/Cite&gt;&lt;/EndNote&gt;</w:instrText>
      </w:r>
      <w:r w:rsidR="00EF2884" w:rsidRPr="00860E7F">
        <w:rPr>
          <w:rFonts w:ascii="Times New Roman" w:hAnsi="Times New Roman"/>
          <w:snapToGrid/>
        </w:rPr>
        <w:fldChar w:fldCharType="separate"/>
      </w:r>
      <w:r w:rsidR="00EF2884" w:rsidRPr="00860E7F">
        <w:rPr>
          <w:rFonts w:ascii="Times New Roman" w:hAnsi="Times New Roman"/>
          <w:snapToGrid/>
        </w:rPr>
        <w:t>[62]</w:t>
      </w:r>
      <w:r w:rsidR="00EF2884" w:rsidRPr="00860E7F">
        <w:rPr>
          <w:rFonts w:ascii="Times New Roman" w:hAnsi="Times New Roman"/>
          <w:snapToGrid/>
        </w:rPr>
        <w:fldChar w:fldCharType="end"/>
      </w:r>
      <w:r w:rsidR="003F1D5C">
        <w:rPr>
          <w:rFonts w:ascii="Times New Roman" w:hAnsi="Times New Roman"/>
          <w:snapToGrid/>
        </w:rPr>
        <w:t xml:space="preserve"> </w:t>
      </w:r>
      <w:r w:rsidR="004762DC" w:rsidRPr="009752DF">
        <w:rPr>
          <w:rFonts w:ascii="Times New Roman" w:hAnsi="Times New Roman"/>
          <w:snapToGrid/>
        </w:rPr>
        <w:t>and Manga109</w:t>
      </w:r>
      <w:r w:rsidR="00D0371D">
        <w:rPr>
          <w:rFonts w:ascii="Times New Roman" w:hAnsi="Times New Roman"/>
          <w:snapToGrid/>
        </w:rPr>
        <w:t xml:space="preserve"> </w:t>
      </w:r>
      <w:r w:rsidR="00D0371D" w:rsidRPr="00860E7F">
        <w:rPr>
          <w:rFonts w:ascii="Times New Roman" w:hAnsi="Times New Roman"/>
          <w:snapToGrid/>
        </w:rPr>
        <w:fldChar w:fldCharType="begin"/>
      </w:r>
      <w:r w:rsidR="00D0371D" w:rsidRPr="00860E7F">
        <w:rPr>
          <w:rFonts w:ascii="Times New Roman" w:hAnsi="Times New Roman"/>
          <w:snapToGrid/>
        </w:rPr>
        <w:instrText xml:space="preserve"> ADDIN EN.CITE &lt;EndNote&gt;&lt;Cite&gt;&lt;Author&gt;Matsui&lt;/Author&gt;&lt;Year&gt;2017&lt;/Year&gt;&lt;RecNum&gt;7&lt;/RecNum&gt;&lt;DisplayText&gt;[63]&lt;/DisplayText&gt;&lt;record&gt;&lt;rec-number&gt;7&lt;/rec-number&gt;&lt;foreign-keys&gt;&lt;key app="EN" db-id="srxvfdd95r2023e09rp5vpah5wxe09vdzrzd" timestamp="1657255823"&gt;7&lt;/key&gt;&lt;/foreign-keys&gt;&lt;ref-type name="Journal Article"&gt;17&lt;/ref-type&gt;&lt;contributors&gt;&lt;authors&gt;&lt;author&gt;Matsui, Yusuke&lt;/author&gt;&lt;author&gt;Ito, Kota&lt;/author&gt;&lt;author&gt;Aramaki, Yuji&lt;/author&gt;&lt;author&gt;Fujimoto, Azuma&lt;/author&gt;&lt;author&gt;Ogawa, Toru&lt;/author&gt;&lt;author&gt;Yamasaki, Toshihiko&lt;/author&gt;&lt;author&gt;Aizawa, Kiyoharu&lt;/author&gt;&lt;/authors&gt;&lt;/contributors&gt;&lt;titles&gt;&lt;title&gt;Sketch-based manga retrieval using manga109 dataset&lt;/title&gt;&lt;secondary-title&gt;Multimedia Tools and Applications&lt;/secondary-title&gt;&lt;/titles&gt;&lt;periodical&gt;&lt;full-title&gt;Multimedia Tools and Applications&lt;/full-title&gt;&lt;/periodical&gt;&lt;pages&gt;21811-21838&lt;/pages&gt;&lt;volume&gt;76&lt;/volume&gt;&lt;number&gt;20&lt;/number&gt;&lt;dates&gt;&lt;year&gt;2017&lt;/year&gt;&lt;/dates&gt;&lt;isbn&gt;1573-7721&lt;/isbn&gt;&lt;urls&gt;&lt;/urls&gt;&lt;/record&gt;&lt;/Cite&gt;&lt;/EndNote&gt;</w:instrText>
      </w:r>
      <w:r w:rsidR="00D0371D" w:rsidRPr="00860E7F">
        <w:rPr>
          <w:rFonts w:ascii="Times New Roman" w:hAnsi="Times New Roman"/>
          <w:snapToGrid/>
        </w:rPr>
        <w:fldChar w:fldCharType="separate"/>
      </w:r>
      <w:r w:rsidR="00D0371D" w:rsidRPr="00860E7F">
        <w:rPr>
          <w:rFonts w:ascii="Times New Roman" w:hAnsi="Times New Roman"/>
          <w:snapToGrid/>
        </w:rPr>
        <w:t>[63]</w:t>
      </w:r>
      <w:r w:rsidR="00D0371D" w:rsidRPr="00860E7F">
        <w:rPr>
          <w:rFonts w:ascii="Times New Roman" w:hAnsi="Times New Roman"/>
          <w:snapToGrid/>
        </w:rPr>
        <w:fldChar w:fldCharType="end"/>
      </w:r>
      <w:r w:rsidR="00B7611E" w:rsidRPr="00860E7F">
        <w:rPr>
          <w:rFonts w:ascii="Times New Roman" w:hAnsi="Times New Roman"/>
          <w:snapToGrid/>
        </w:rPr>
        <w:t>.</w:t>
      </w:r>
      <w:r w:rsidR="005402A0" w:rsidRPr="00860E7F">
        <w:rPr>
          <w:rFonts w:ascii="Times New Roman" w:hAnsi="Times New Roman"/>
          <w:snapToGrid/>
        </w:rPr>
        <w:t xml:space="preserve"> The </w:t>
      </w:r>
      <w:r w:rsidR="005402A0">
        <w:rPr>
          <w:rFonts w:ascii="Times New Roman" w:hAnsi="Times New Roman"/>
          <w:snapToGrid/>
        </w:rPr>
        <w:t xml:space="preserve">results on challenging </w:t>
      </w:r>
      <w:r w:rsidR="006D1026">
        <w:rPr>
          <w:rFonts w:ascii="Times New Roman" w:hAnsi="Times New Roman"/>
          <w:snapToGrid/>
        </w:rPr>
        <w:t>enlargement scale factor 8</w:t>
      </w:r>
      <w:r w:rsidR="006D1026">
        <w:rPr>
          <w:rFonts w:ascii="Times New Roman" w:hAnsi="Times New Roman"/>
          <w:snapToGrid/>
        </w:rPr>
        <w:sym w:font="Symbol" w:char="F0B4"/>
      </w:r>
      <w:r w:rsidR="00452556">
        <w:rPr>
          <w:rFonts w:ascii="Times New Roman" w:hAnsi="Times New Roman"/>
          <w:snapToGrid/>
        </w:rPr>
        <w:t xml:space="preserve"> </w:t>
      </w:r>
      <w:r w:rsidR="006D1026">
        <w:rPr>
          <w:rFonts w:ascii="Times New Roman" w:hAnsi="Times New Roman"/>
          <w:snapToGrid/>
        </w:rPr>
        <w:t xml:space="preserve">results observed that </w:t>
      </w:r>
      <w:r w:rsidR="002C63B7">
        <w:rPr>
          <w:rFonts w:ascii="Times New Roman" w:hAnsi="Times New Roman"/>
          <w:snapToGrid/>
        </w:rPr>
        <w:t xml:space="preserve">more blurry results </w:t>
      </w:r>
      <w:r w:rsidR="00373BB7">
        <w:rPr>
          <w:rFonts w:ascii="Times New Roman" w:hAnsi="Times New Roman"/>
          <w:snapToGrid/>
        </w:rPr>
        <w:t xml:space="preserve">were </w:t>
      </w:r>
      <w:r w:rsidR="002C63B7">
        <w:rPr>
          <w:rFonts w:ascii="Times New Roman" w:hAnsi="Times New Roman"/>
          <w:snapToGrid/>
        </w:rPr>
        <w:t xml:space="preserve">generated by </w:t>
      </w:r>
      <w:r w:rsidR="00B7611E" w:rsidRPr="00B7611E">
        <w:rPr>
          <w:rFonts w:ascii="Times New Roman" w:hAnsi="Times New Roman"/>
          <w:snapToGrid/>
        </w:rPr>
        <w:t xml:space="preserve">Bicubic, </w:t>
      </w:r>
      <w:r w:rsidR="00006566">
        <w:rPr>
          <w:rFonts w:ascii="Times New Roman" w:hAnsi="Times New Roman"/>
          <w:snapToGrid/>
        </w:rPr>
        <w:t>RFL</w:t>
      </w:r>
      <w:r w:rsidR="006E4801">
        <w:rPr>
          <w:rFonts w:ascii="Times New Roman" w:hAnsi="Times New Roman"/>
          <w:snapToGrid/>
        </w:rPr>
        <w:t xml:space="preserve"> </w:t>
      </w:r>
      <w:r w:rsidR="006E4801">
        <w:rPr>
          <w:rFonts w:ascii="Times New Roman" w:hAnsi="Times New Roman"/>
          <w:snapToGrid/>
        </w:rPr>
        <w:fldChar w:fldCharType="begin"/>
      </w:r>
      <w:r w:rsidR="006E4801">
        <w:rPr>
          <w:rFonts w:ascii="Times New Roman" w:hAnsi="Times New Roman"/>
          <w:snapToGrid/>
        </w:rPr>
        <w:instrText xml:space="preserve"> ADDIN EN.CITE &lt;EndNote&gt;&lt;Cite&gt;&lt;Author&gt;Schulter&lt;/Author&gt;&lt;Year&gt;2015&lt;/Year&gt;&lt;RecNum&gt;114&lt;/RecNum&gt;&lt;DisplayText&gt;[5]&lt;/DisplayText&gt;&lt;record&gt;&lt;rec-number&gt;114&lt;/rec-number&gt;&lt;foreign-keys&gt;&lt;key app="EN" db-id="srxvfdd95r2023e09rp5vpah5wxe09vdzrzd" timestamp="1662042709"&gt;114&lt;/key&gt;&lt;/foreign-keys&gt;&lt;ref-type name="Conference Proceedings"&gt;10&lt;/ref-type&gt;&lt;contributors&gt;&lt;authors&gt;&lt;author&gt;Schulter, Samuel&lt;/author&gt;&lt;author&gt;Leistner, Christian&lt;/author&gt;&lt;author&gt;Bischof, Horst&lt;/author&gt;&lt;/authors&gt;&lt;/contributors&gt;&lt;titles&gt;&lt;title&gt;Fast and accurate image upscaling with super-resolution forests&lt;/title&gt;&lt;secondary-title&gt;Proceedings of the IEEE conference on computer vision and pattern recognition&lt;/secondary-title&gt;&lt;/titles&gt;&lt;pages&gt;3791-3799&lt;/pages&gt;&lt;dates&gt;&lt;year&gt;2015&lt;/year&gt;&lt;/dates&gt;&lt;urls&gt;&lt;/urls&gt;&lt;/record&gt;&lt;/Cite&gt;&lt;/EndNote&gt;</w:instrText>
      </w:r>
      <w:r w:rsidR="006E4801">
        <w:rPr>
          <w:rFonts w:ascii="Times New Roman" w:hAnsi="Times New Roman"/>
          <w:snapToGrid/>
        </w:rPr>
        <w:fldChar w:fldCharType="separate"/>
      </w:r>
      <w:r w:rsidR="006E4801">
        <w:rPr>
          <w:rFonts w:ascii="Times New Roman" w:hAnsi="Times New Roman"/>
          <w:noProof/>
          <w:snapToGrid/>
        </w:rPr>
        <w:t>[5]</w:t>
      </w:r>
      <w:r w:rsidR="006E4801">
        <w:rPr>
          <w:rFonts w:ascii="Times New Roman" w:hAnsi="Times New Roman"/>
          <w:snapToGrid/>
        </w:rPr>
        <w:fldChar w:fldCharType="end"/>
      </w:r>
      <w:r w:rsidR="00006566">
        <w:rPr>
          <w:rFonts w:ascii="Times New Roman" w:hAnsi="Times New Roman"/>
          <w:snapToGrid/>
        </w:rPr>
        <w:t xml:space="preserve">, </w:t>
      </w:r>
      <w:proofErr w:type="spellStart"/>
      <w:r w:rsidR="00006566">
        <w:rPr>
          <w:rFonts w:ascii="Times New Roman" w:hAnsi="Times New Roman"/>
          <w:snapToGrid/>
        </w:rPr>
        <w:t>SelfExSR</w:t>
      </w:r>
      <w:proofErr w:type="spellEnd"/>
      <w:r w:rsidR="002F2650">
        <w:rPr>
          <w:rFonts w:ascii="Times New Roman" w:hAnsi="Times New Roman"/>
          <w:snapToGrid/>
        </w:rPr>
        <w:t xml:space="preserve"> </w:t>
      </w:r>
      <w:r w:rsidR="002F2650">
        <w:rPr>
          <w:rFonts w:ascii="Times New Roman" w:hAnsi="Times New Roman"/>
          <w:snapToGrid/>
        </w:rPr>
        <w:fldChar w:fldCharType="begin"/>
      </w:r>
      <w:r w:rsidR="002F2650">
        <w:rPr>
          <w:rFonts w:ascii="Times New Roman" w:hAnsi="Times New Roman"/>
          <w:snapToGrid/>
        </w:rPr>
        <w:instrText xml:space="preserve"> ADDIN EN.CITE &lt;EndNote&gt;&lt;Cite&gt;&lt;Author&gt;Huang&lt;/Author&gt;&lt;Year&gt;2015&lt;/Year&gt;&lt;RecNum&gt;115&lt;/RecNum&gt;&lt;DisplayText&gt;[62]&lt;/DisplayText&gt;&lt;record&gt;&lt;rec-number&gt;115&lt;/rec-number&gt;&lt;foreign-keys&gt;&lt;key app="EN" db-id="srxvfdd95r2023e09rp5vpah5wxe09vdzrzd" timestamp="1662042837"&gt;115&lt;/key&gt;&lt;/foreign-keys&gt;&lt;ref-type name="Conference Proceedings"&gt;10&lt;/ref-type&gt;&lt;contributors&gt;&lt;authors&gt;&lt;author&gt;Huang, Jia-Bin&lt;/author&gt;&lt;author&gt;Singh, Abhishek&lt;/author&gt;&lt;author&gt;Ahuja, Narendra&lt;/author&gt;&lt;/authors&gt;&lt;/contributors&gt;&lt;titles&gt;&lt;title&gt;Single image super-resolution from transformed self-exemplars&lt;/title&gt;&lt;secondary-title&gt;Proceedings of the IEEE conference on computer vision and pattern recognition&lt;/secondary-title&gt;&lt;/titles&gt;&lt;pages&gt;5197-5206&lt;/pages&gt;&lt;dates&gt;&lt;year&gt;2015&lt;/year&gt;&lt;/dates&gt;&lt;urls&gt;&lt;/urls&gt;&lt;/record&gt;&lt;/Cite&gt;&lt;/EndNote&gt;</w:instrText>
      </w:r>
      <w:r w:rsidR="002F2650">
        <w:rPr>
          <w:rFonts w:ascii="Times New Roman" w:hAnsi="Times New Roman"/>
          <w:snapToGrid/>
        </w:rPr>
        <w:fldChar w:fldCharType="separate"/>
      </w:r>
      <w:r w:rsidR="002F2650">
        <w:rPr>
          <w:rFonts w:ascii="Times New Roman" w:hAnsi="Times New Roman"/>
          <w:noProof/>
          <w:snapToGrid/>
        </w:rPr>
        <w:t>[62]</w:t>
      </w:r>
      <w:r w:rsidR="002F2650">
        <w:rPr>
          <w:rFonts w:ascii="Times New Roman" w:hAnsi="Times New Roman"/>
          <w:snapToGrid/>
        </w:rPr>
        <w:fldChar w:fldCharType="end"/>
      </w:r>
      <w:r w:rsidR="00006566">
        <w:rPr>
          <w:rFonts w:ascii="Times New Roman" w:hAnsi="Times New Roman"/>
          <w:snapToGrid/>
        </w:rPr>
        <w:t xml:space="preserve">, </w:t>
      </w:r>
      <w:r w:rsidR="00B7611E" w:rsidRPr="00B7611E">
        <w:rPr>
          <w:rFonts w:ascii="Times New Roman" w:hAnsi="Times New Roman"/>
          <w:snapToGrid/>
        </w:rPr>
        <w:t>SRCNN</w:t>
      </w:r>
      <w:r w:rsidR="00FC2E53">
        <w:rPr>
          <w:rFonts w:ascii="Times New Roman" w:hAnsi="Times New Roman"/>
          <w:snapToGrid/>
        </w:rPr>
        <w:t xml:space="preserve"> </w:t>
      </w:r>
      <w:r w:rsidR="00FC2E53" w:rsidRPr="00BA2916">
        <w:rPr>
          <w:rFonts w:ascii="Times New Roman" w:hAnsi="Times New Roman"/>
          <w:i/>
          <w:snapToGrid/>
        </w:rPr>
        <w:fldChar w:fldCharType="begin"/>
      </w:r>
      <w:r w:rsidR="00FC2E53" w:rsidRPr="00BA2916">
        <w:rPr>
          <w:rFonts w:ascii="Times New Roman" w:hAnsi="Times New Roman"/>
          <w:snapToGrid/>
        </w:rPr>
        <w:instrText xml:space="preserve"> ADDIN EN.CITE &lt;EndNote&gt;&lt;Cite&gt;&lt;Author&gt;Dong&lt;/Author&gt;&lt;Year&gt;2015&lt;/Year&gt;&lt;RecNum&gt;9&lt;/RecNum&gt;&lt;DisplayText&gt;[6]&lt;/DisplayText&gt;&lt;record&gt;&lt;rec-number&gt;9&lt;/rec-number&gt;&lt;foreign-keys&gt;&lt;key app="EN" db-id="sw00xtss4spprzeae0cvrtw1sxaw9vwe9tdx"&gt;9&lt;/key&gt;&lt;/foreign-keys&gt;&lt;ref-type name="Journal Article"&gt;17&lt;/ref-type&gt;&lt;contributors&gt;&lt;authors&gt;&lt;author&gt;Dong, Chao&lt;/author&gt;&lt;author&gt;Loy, Chen Change&lt;/author&gt;&lt;author&gt;He, Kaiming&lt;/author&gt;&lt;author&gt;Tang, Xiaoou %J IEEE transactions on pattern analysis&lt;/author&gt;&lt;author&gt;machine intelligence&lt;/author&gt;&lt;/authors&gt;&lt;/contributors&gt;&lt;titles&gt;&lt;title&gt;Image super-resolution using deep convolutional networks&lt;/title&gt;&lt;/titles&gt;&lt;pages&gt;295-307&lt;/pages&gt;&lt;volume&gt;38&lt;/volume&gt;&lt;number&gt;2&lt;/number&gt;&lt;dates&gt;&lt;year&gt;2015&lt;/year&gt;&lt;/dates&gt;&lt;isbn&gt;0162-8828&lt;/isbn&gt;&lt;urls&gt;&lt;/urls&gt;&lt;/record&gt;&lt;/Cite&gt;&lt;/EndNote&gt;</w:instrText>
      </w:r>
      <w:r w:rsidR="00FC2E53" w:rsidRPr="00BA2916">
        <w:rPr>
          <w:rFonts w:ascii="Times New Roman" w:hAnsi="Times New Roman"/>
          <w:i/>
          <w:snapToGrid/>
        </w:rPr>
        <w:fldChar w:fldCharType="separate"/>
      </w:r>
      <w:r w:rsidR="00FC2E53" w:rsidRPr="00BA2916">
        <w:rPr>
          <w:rFonts w:ascii="Times New Roman" w:hAnsi="Times New Roman"/>
          <w:snapToGrid/>
        </w:rPr>
        <w:t>[6]</w:t>
      </w:r>
      <w:r w:rsidR="00FC2E53" w:rsidRPr="00BA2916">
        <w:rPr>
          <w:rFonts w:ascii="Times New Roman" w:hAnsi="Times New Roman"/>
          <w:i/>
          <w:snapToGrid/>
        </w:rPr>
        <w:fldChar w:fldCharType="end"/>
      </w:r>
      <w:r w:rsidR="00B7611E" w:rsidRPr="00B7611E">
        <w:rPr>
          <w:rFonts w:ascii="Times New Roman" w:hAnsi="Times New Roman"/>
          <w:snapToGrid/>
        </w:rPr>
        <w:t>, and FSRCNN</w:t>
      </w:r>
      <w:r w:rsidR="005231A8">
        <w:rPr>
          <w:rFonts w:ascii="Times New Roman" w:hAnsi="Times New Roman"/>
          <w:snapToGrid/>
        </w:rPr>
        <w:t xml:space="preserve"> </w:t>
      </w:r>
      <w:r w:rsidR="005231A8" w:rsidRPr="005231A8">
        <w:rPr>
          <w:rFonts w:ascii="Times New Roman" w:hAnsi="Times New Roman"/>
          <w:i/>
          <w:snapToGrid/>
        </w:rPr>
        <w:fldChar w:fldCharType="begin"/>
      </w:r>
      <w:r w:rsidR="005231A8" w:rsidRPr="005231A8">
        <w:rPr>
          <w:rFonts w:ascii="Times New Roman" w:hAnsi="Times New Roman"/>
          <w:snapToGrid/>
        </w:rPr>
        <w:instrText xml:space="preserve"> ADDIN EN.CITE &lt;EndNote&gt;&lt;Cite&gt;&lt;Author&gt;Dong&lt;/Author&gt;&lt;Year&gt;2016&lt;/Year&gt;&lt;RecNum&gt;39&lt;/RecNum&gt;&lt;DisplayText&gt;[7]&lt;/DisplayText&gt;&lt;record&gt;&lt;rec-number&gt;39&lt;/rec-number&gt;&lt;foreign-keys&gt;&lt;key app="EN" db-id="srxvfdd95r2023e09rp5vpah5wxe09vdzrzd" timestamp="1658424237"&gt;39&lt;/key&gt;&lt;/foreign-keys&gt;&lt;ref-type name="Conference Proceedings"&gt;10&lt;/ref-type&gt;&lt;contributors&gt;&lt;authors&gt;&lt;author&gt;Dong, Chao&lt;/author&gt;&lt;author&gt;Loy, Chen Change&lt;/author&gt;&lt;author&gt;Tang, Xiaoou&lt;/author&gt;&lt;/authors&gt;&lt;/contributors&gt;&lt;titles&gt;&lt;title&gt;Accelerating the super-resolution convolutional neural network&lt;/title&gt;&lt;secondary-title&gt;European conference on computer vision&lt;/secondary-title&gt;&lt;/titles&gt;&lt;pages&gt;391-407&lt;/pages&gt;&lt;dates&gt;&lt;year&gt;2016&lt;/year&gt;&lt;/dates&gt;&lt;publisher&gt;Springer&lt;/publisher&gt;&lt;urls&gt;&lt;/urls&gt;&lt;/record&gt;&lt;/Cite&gt;&lt;/EndNote&gt;</w:instrText>
      </w:r>
      <w:r w:rsidR="005231A8" w:rsidRPr="005231A8">
        <w:rPr>
          <w:rFonts w:ascii="Times New Roman" w:hAnsi="Times New Roman"/>
          <w:i/>
          <w:snapToGrid/>
        </w:rPr>
        <w:fldChar w:fldCharType="separate"/>
      </w:r>
      <w:r w:rsidR="005231A8" w:rsidRPr="005231A8">
        <w:rPr>
          <w:rFonts w:ascii="Times New Roman" w:hAnsi="Times New Roman"/>
          <w:snapToGrid/>
        </w:rPr>
        <w:t>[7]</w:t>
      </w:r>
      <w:r w:rsidR="005231A8" w:rsidRPr="005231A8">
        <w:rPr>
          <w:rFonts w:ascii="Times New Roman" w:hAnsi="Times New Roman"/>
          <w:i/>
          <w:snapToGrid/>
        </w:rPr>
        <w:fldChar w:fldCharType="end"/>
      </w:r>
      <w:r w:rsidR="00B7611E" w:rsidRPr="00B7611E">
        <w:rPr>
          <w:rFonts w:ascii="Times New Roman" w:hAnsi="Times New Roman"/>
          <w:snapToGrid/>
        </w:rPr>
        <w:t xml:space="preserve">. </w:t>
      </w:r>
      <w:r w:rsidR="002169CB">
        <w:rPr>
          <w:rFonts w:ascii="Times New Roman" w:hAnsi="Times New Roman"/>
          <w:snapToGrid/>
        </w:rPr>
        <w:t>However,</w:t>
      </w:r>
      <w:r w:rsidR="00B7611E" w:rsidRPr="00B7611E">
        <w:rPr>
          <w:rFonts w:ascii="Times New Roman" w:hAnsi="Times New Roman"/>
          <w:snapToGrid/>
        </w:rPr>
        <w:t xml:space="preserve"> it is a difficult effort to improve an image for an </w:t>
      </w:r>
      <w:r w:rsidR="0099194B">
        <w:rPr>
          <w:rFonts w:ascii="Times New Roman" w:hAnsi="Times New Roman"/>
          <w:snapToGrid/>
        </w:rPr>
        <w:t xml:space="preserve">enlargement </w:t>
      </w:r>
      <w:r w:rsidR="00B7611E" w:rsidRPr="00B7611E">
        <w:rPr>
          <w:rFonts w:ascii="Times New Roman" w:hAnsi="Times New Roman"/>
          <w:snapToGrid/>
        </w:rPr>
        <w:t>factor of 8</w:t>
      </w:r>
      <w:r w:rsidR="0099194B">
        <w:rPr>
          <w:rFonts w:ascii="Times New Roman" w:hAnsi="Times New Roman"/>
          <w:snapToGrid/>
        </w:rPr>
        <w:sym w:font="Symbol" w:char="F0B4"/>
      </w:r>
      <w:r w:rsidR="00B7611E" w:rsidRPr="00B7611E">
        <w:rPr>
          <w:rFonts w:ascii="Times New Roman" w:hAnsi="Times New Roman"/>
          <w:snapToGrid/>
        </w:rPr>
        <w:t xml:space="preserve">, our </w:t>
      </w:r>
      <w:r w:rsidR="004813CA">
        <w:rPr>
          <w:rFonts w:ascii="Times New Roman" w:hAnsi="Times New Roman"/>
          <w:snapToGrid/>
        </w:rPr>
        <w:t xml:space="preserve">SENext </w:t>
      </w:r>
      <w:r w:rsidR="00B7611E" w:rsidRPr="00B7611E">
        <w:rPr>
          <w:rFonts w:ascii="Times New Roman" w:hAnsi="Times New Roman"/>
          <w:snapToGrid/>
        </w:rPr>
        <w:t xml:space="preserve">successfully </w:t>
      </w:r>
      <w:r w:rsidR="00373BB7">
        <w:rPr>
          <w:rFonts w:ascii="Times New Roman" w:hAnsi="Times New Roman"/>
          <w:snapToGrid/>
        </w:rPr>
        <w:t>recovers</w:t>
      </w:r>
      <w:r w:rsidR="00E54902">
        <w:rPr>
          <w:rFonts w:ascii="Times New Roman" w:hAnsi="Times New Roman"/>
          <w:snapToGrid/>
        </w:rPr>
        <w:t xml:space="preserve"> the fine texture detail </w:t>
      </w:r>
      <w:r w:rsidR="00B7611E" w:rsidRPr="00B7611E">
        <w:rPr>
          <w:rFonts w:ascii="Times New Roman" w:hAnsi="Times New Roman"/>
          <w:snapToGrid/>
        </w:rPr>
        <w:t xml:space="preserve">and effectively </w:t>
      </w:r>
      <w:r w:rsidR="00373BB7">
        <w:rPr>
          <w:rFonts w:ascii="Times New Roman" w:hAnsi="Times New Roman"/>
          <w:snapToGrid/>
        </w:rPr>
        <w:t>suppresses</w:t>
      </w:r>
      <w:r w:rsidR="00B7611E" w:rsidRPr="00B7611E">
        <w:rPr>
          <w:rFonts w:ascii="Times New Roman" w:hAnsi="Times New Roman"/>
          <w:snapToGrid/>
        </w:rPr>
        <w:t xml:space="preserve"> </w:t>
      </w:r>
      <w:r w:rsidR="0099194B">
        <w:rPr>
          <w:rFonts w:ascii="Times New Roman" w:hAnsi="Times New Roman"/>
          <w:snapToGrid/>
        </w:rPr>
        <w:t xml:space="preserve">the </w:t>
      </w:r>
      <w:r w:rsidR="00B7611E" w:rsidRPr="00B7611E">
        <w:rPr>
          <w:rFonts w:ascii="Times New Roman" w:hAnsi="Times New Roman"/>
          <w:snapToGrid/>
        </w:rPr>
        <w:t>art</w:t>
      </w:r>
      <w:r w:rsidR="0099194B">
        <w:rPr>
          <w:rFonts w:ascii="Times New Roman" w:hAnsi="Times New Roman"/>
          <w:snapToGrid/>
        </w:rPr>
        <w:t>i</w:t>
      </w:r>
      <w:r w:rsidR="00B7611E" w:rsidRPr="00B7611E">
        <w:rPr>
          <w:rFonts w:ascii="Times New Roman" w:hAnsi="Times New Roman"/>
          <w:snapToGrid/>
        </w:rPr>
        <w:t>facts.</w:t>
      </w:r>
    </w:p>
    <w:p w14:paraId="0498E983" w14:textId="5C37DE81" w:rsidR="00644A4F" w:rsidRDefault="00644A4F" w:rsidP="00644A4F">
      <w:pPr>
        <w:pStyle w:val="MDPI42tablebody"/>
        <w:spacing w:line="240" w:lineRule="auto"/>
        <w:rPr>
          <w:rFonts w:ascii="Times New Roman" w:hAnsi="Times New Roman"/>
          <w:i/>
          <w:snapToGrid/>
        </w:rPr>
      </w:pPr>
      <w:r>
        <w:rPr>
          <w:rFonts w:ascii="Times New Roman" w:hAnsi="Times New Roman"/>
          <w:i/>
          <w:noProof/>
          <w:snapToGrid/>
        </w:rPr>
        <w:drawing>
          <wp:inline distT="0" distB="0" distL="0" distR="0" wp14:anchorId="74567235" wp14:editId="42DB80A3">
            <wp:extent cx="5613400" cy="2014220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E6E8" w14:textId="2EBD8071" w:rsidR="00644A4F" w:rsidRDefault="00EB30BF" w:rsidP="00644A4F">
      <w:pPr>
        <w:pStyle w:val="MDPI42tablebody"/>
        <w:spacing w:line="240" w:lineRule="auto"/>
        <w:rPr>
          <w:rFonts w:ascii="Times New Roman" w:hAnsi="Times New Roman"/>
          <w:i/>
          <w:snapToGrid/>
        </w:rPr>
      </w:pPr>
      <w:r>
        <w:rPr>
          <w:rFonts w:ascii="Times New Roman" w:hAnsi="Times New Roman"/>
          <w:i/>
          <w:noProof/>
          <w:snapToGrid/>
        </w:rPr>
        <w:drawing>
          <wp:inline distT="0" distB="0" distL="0" distR="0" wp14:anchorId="104E696B" wp14:editId="338F5BF4">
            <wp:extent cx="5608320" cy="189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53EB3" w14:textId="56FF5B87" w:rsidR="00F44C4E" w:rsidRDefault="00F44C4E" w:rsidP="00644A4F">
      <w:pPr>
        <w:pStyle w:val="MDPI42tablebody"/>
        <w:spacing w:line="240" w:lineRule="auto"/>
        <w:rPr>
          <w:rFonts w:ascii="Times New Roman" w:hAnsi="Times New Roman"/>
          <w:i/>
          <w:snapToGrid/>
        </w:rPr>
      </w:pPr>
      <w:r>
        <w:rPr>
          <w:rFonts w:ascii="Times New Roman" w:hAnsi="Times New Roman"/>
          <w:i/>
          <w:noProof/>
          <w:snapToGrid/>
        </w:rPr>
        <w:drawing>
          <wp:inline distT="0" distB="0" distL="0" distR="0" wp14:anchorId="606EB236" wp14:editId="76F168E4">
            <wp:extent cx="5608320" cy="2045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7375E" w14:textId="3857BC7A" w:rsidR="000B0CA7" w:rsidRDefault="000B0CA7" w:rsidP="00644A4F">
      <w:pPr>
        <w:pStyle w:val="MDPI42tablebody"/>
        <w:spacing w:line="240" w:lineRule="auto"/>
        <w:rPr>
          <w:rFonts w:ascii="Times New Roman" w:hAnsi="Times New Roman"/>
          <w:i/>
          <w:snapToGrid/>
        </w:rPr>
      </w:pPr>
      <w:r>
        <w:rPr>
          <w:rFonts w:ascii="Times New Roman" w:hAnsi="Times New Roman"/>
          <w:i/>
          <w:noProof/>
          <w:snapToGrid/>
        </w:rPr>
        <w:lastRenderedPageBreak/>
        <w:drawing>
          <wp:inline distT="0" distB="0" distL="0" distR="0" wp14:anchorId="1F2637EF" wp14:editId="183C85AC">
            <wp:extent cx="5608320" cy="20326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FFC2" w14:textId="21F07D90" w:rsidR="000B0CA7" w:rsidRDefault="000B0CA7" w:rsidP="000B0CA7">
      <w:pPr>
        <w:pStyle w:val="MDPI22heading2"/>
        <w:ind w:left="720"/>
        <w:jc w:val="center"/>
        <w:rPr>
          <w:rFonts w:ascii="Times New Roman" w:hAnsi="Times New Roman"/>
          <w:i w:val="0"/>
          <w:noProof w:val="0"/>
          <w:snapToGrid/>
          <w:szCs w:val="20"/>
        </w:rPr>
      </w:pPr>
      <w:r w:rsidRPr="004426C3">
        <w:rPr>
          <w:b/>
          <w:bCs/>
          <w:i w:val="0"/>
          <w:iCs/>
          <w:sz w:val="18"/>
        </w:rPr>
        <w:t>Fig. 1</w:t>
      </w:r>
      <w:r>
        <w:rPr>
          <w:b/>
          <w:bCs/>
          <w:i w:val="0"/>
          <w:iCs/>
          <w:sz w:val="18"/>
        </w:rPr>
        <w:t>3</w:t>
      </w:r>
      <w:r w:rsidRPr="004426C3">
        <w:rPr>
          <w:b/>
          <w:bCs/>
          <w:i w:val="0"/>
          <w:iCs/>
          <w:sz w:val="18"/>
        </w:rPr>
        <w:t>.</w:t>
      </w:r>
      <w:r>
        <w:rPr>
          <w:b/>
          <w:bCs/>
          <w:sz w:val="18"/>
        </w:rPr>
        <w:t xml:space="preserve"> </w:t>
      </w:r>
      <w:r w:rsidRPr="009752DF">
        <w:rPr>
          <w:rFonts w:ascii="Times New Roman" w:hAnsi="Times New Roman"/>
          <w:i w:val="0"/>
          <w:noProof w:val="0"/>
          <w:snapToGrid/>
          <w:szCs w:val="20"/>
        </w:rPr>
        <w:t xml:space="preserve"> Visual </w:t>
      </w:r>
      <w:r>
        <w:rPr>
          <w:rFonts w:ascii="Times New Roman" w:hAnsi="Times New Roman"/>
          <w:i w:val="0"/>
          <w:noProof w:val="0"/>
          <w:snapToGrid/>
          <w:szCs w:val="20"/>
        </w:rPr>
        <w:t xml:space="preserve">perceptual </w:t>
      </w:r>
      <w:r w:rsidR="00373BB7">
        <w:rPr>
          <w:rFonts w:ascii="Times New Roman" w:hAnsi="Times New Roman"/>
          <w:i w:val="0"/>
          <w:noProof w:val="0"/>
          <w:snapToGrid/>
          <w:szCs w:val="20"/>
        </w:rPr>
        <w:t>quality-wise</w:t>
      </w:r>
      <w:r>
        <w:rPr>
          <w:rFonts w:ascii="Times New Roman" w:hAnsi="Times New Roman"/>
          <w:i w:val="0"/>
          <w:noProof w:val="0"/>
          <w:snapToGrid/>
          <w:szCs w:val="20"/>
        </w:rPr>
        <w:t xml:space="preserve"> improvement of different </w:t>
      </w:r>
      <w:r w:rsidRPr="009752DF">
        <w:rPr>
          <w:rFonts w:ascii="Times New Roman" w:hAnsi="Times New Roman"/>
          <w:i w:val="0"/>
          <w:noProof w:val="0"/>
          <w:snapToGrid/>
          <w:szCs w:val="20"/>
        </w:rPr>
        <w:t xml:space="preserve">images with </w:t>
      </w:r>
      <w:r>
        <w:rPr>
          <w:rFonts w:ascii="Times New Roman" w:hAnsi="Times New Roman"/>
          <w:i w:val="0"/>
          <w:noProof w:val="0"/>
          <w:snapToGrid/>
          <w:szCs w:val="20"/>
        </w:rPr>
        <w:t>4</w:t>
      </w:r>
      <w:r w:rsidRPr="009752DF">
        <w:rPr>
          <w:rFonts w:ascii="Times New Roman" w:hAnsi="Times New Roman"/>
          <w:i w:val="0"/>
          <w:noProof w:val="0"/>
          <w:snapToGrid/>
          <w:szCs w:val="20"/>
        </w:rPr>
        <w:t xml:space="preserve">× enlargement factor on </w:t>
      </w:r>
      <w:r>
        <w:rPr>
          <w:rFonts w:ascii="Times New Roman" w:hAnsi="Times New Roman"/>
          <w:i w:val="0"/>
          <w:noProof w:val="0"/>
          <w:snapToGrid/>
          <w:szCs w:val="20"/>
        </w:rPr>
        <w:t xml:space="preserve">BSDS100, URBAN100, and MANGA109 </w:t>
      </w:r>
      <w:r w:rsidRPr="009752DF">
        <w:rPr>
          <w:rFonts w:ascii="Times New Roman" w:hAnsi="Times New Roman"/>
          <w:i w:val="0"/>
          <w:noProof w:val="0"/>
          <w:snapToGrid/>
          <w:szCs w:val="20"/>
        </w:rPr>
        <w:t>image datasets</w:t>
      </w:r>
      <w:r>
        <w:rPr>
          <w:rFonts w:ascii="Times New Roman" w:hAnsi="Times New Roman"/>
          <w:i w:val="0"/>
          <w:noProof w:val="0"/>
          <w:snapToGrid/>
          <w:szCs w:val="20"/>
        </w:rPr>
        <w:t>.</w:t>
      </w:r>
    </w:p>
    <w:p w14:paraId="18E65476" w14:textId="77777777" w:rsidR="000B0CA7" w:rsidRDefault="000B0CA7" w:rsidP="00644A4F">
      <w:pPr>
        <w:pStyle w:val="MDPI42tablebody"/>
        <w:spacing w:line="240" w:lineRule="auto"/>
        <w:rPr>
          <w:rFonts w:ascii="Times New Roman" w:hAnsi="Times New Roman"/>
          <w:i/>
          <w:snapToGrid/>
        </w:rPr>
      </w:pPr>
    </w:p>
    <w:p w14:paraId="39C9C3B0" w14:textId="2C4548CA" w:rsidR="00F44C4E" w:rsidRDefault="007A7055" w:rsidP="00644A4F">
      <w:pPr>
        <w:pStyle w:val="MDPI42tablebody"/>
        <w:spacing w:line="240" w:lineRule="auto"/>
        <w:rPr>
          <w:rFonts w:ascii="Times New Roman" w:hAnsi="Times New Roman"/>
          <w:i/>
          <w:snapToGrid/>
        </w:rPr>
      </w:pPr>
      <w:r>
        <w:rPr>
          <w:rFonts w:ascii="Times New Roman" w:hAnsi="Times New Roman"/>
          <w:i/>
          <w:noProof/>
          <w:snapToGrid/>
        </w:rPr>
        <w:drawing>
          <wp:inline distT="0" distB="0" distL="0" distR="0" wp14:anchorId="76358E47" wp14:editId="607742D3">
            <wp:extent cx="5608320" cy="1996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62953" w14:textId="6F2D23FD" w:rsidR="00C75A60" w:rsidRDefault="00C75A60" w:rsidP="00644A4F">
      <w:pPr>
        <w:pStyle w:val="MDPI42tablebody"/>
        <w:spacing w:line="240" w:lineRule="auto"/>
        <w:rPr>
          <w:rFonts w:ascii="Times New Roman" w:hAnsi="Times New Roman"/>
          <w:i/>
          <w:snapToGrid/>
        </w:rPr>
      </w:pPr>
      <w:r>
        <w:rPr>
          <w:rFonts w:ascii="Times New Roman" w:hAnsi="Times New Roman"/>
          <w:i/>
          <w:noProof/>
          <w:snapToGrid/>
        </w:rPr>
        <w:drawing>
          <wp:inline distT="0" distB="0" distL="0" distR="0" wp14:anchorId="276A5864" wp14:editId="31249077">
            <wp:extent cx="5608320" cy="2077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8324" w14:textId="20E1733E" w:rsidR="008F030B" w:rsidRDefault="008F030B" w:rsidP="00644A4F">
      <w:pPr>
        <w:pStyle w:val="MDPI42tablebody"/>
        <w:spacing w:line="240" w:lineRule="auto"/>
        <w:rPr>
          <w:rFonts w:ascii="Times New Roman" w:hAnsi="Times New Roman"/>
          <w:i/>
          <w:snapToGrid/>
        </w:rPr>
      </w:pPr>
    </w:p>
    <w:bookmarkEnd w:id="26"/>
    <w:p w14:paraId="6EB85AD6" w14:textId="020A6F36" w:rsidR="009A518A" w:rsidRDefault="004426C3" w:rsidP="009A518A">
      <w:pPr>
        <w:pStyle w:val="MDPI22heading2"/>
        <w:ind w:left="720"/>
        <w:jc w:val="center"/>
        <w:rPr>
          <w:rFonts w:ascii="Times New Roman" w:hAnsi="Times New Roman"/>
          <w:i w:val="0"/>
          <w:noProof w:val="0"/>
          <w:snapToGrid/>
          <w:szCs w:val="20"/>
        </w:rPr>
      </w:pPr>
      <w:r w:rsidRPr="004426C3">
        <w:rPr>
          <w:b/>
          <w:bCs/>
          <w:i w:val="0"/>
          <w:iCs/>
          <w:sz w:val="18"/>
        </w:rPr>
        <w:t>Fig. 1</w:t>
      </w:r>
      <w:r w:rsidR="001C3CFE">
        <w:rPr>
          <w:b/>
          <w:bCs/>
          <w:i w:val="0"/>
          <w:iCs/>
          <w:sz w:val="18"/>
        </w:rPr>
        <w:t>4</w:t>
      </w:r>
      <w:r w:rsidRPr="004426C3">
        <w:rPr>
          <w:b/>
          <w:bCs/>
          <w:i w:val="0"/>
          <w:iCs/>
          <w:sz w:val="18"/>
        </w:rPr>
        <w:t xml:space="preserve">. </w:t>
      </w:r>
      <w:r w:rsidR="009A518A" w:rsidRPr="009752DF">
        <w:rPr>
          <w:rFonts w:ascii="Times New Roman" w:hAnsi="Times New Roman"/>
          <w:i w:val="0"/>
          <w:noProof w:val="0"/>
          <w:snapToGrid/>
          <w:szCs w:val="20"/>
        </w:rPr>
        <w:t xml:space="preserve">Visual </w:t>
      </w:r>
      <w:r w:rsidR="00823ADD">
        <w:rPr>
          <w:rFonts w:ascii="Times New Roman" w:hAnsi="Times New Roman"/>
          <w:i w:val="0"/>
          <w:noProof w:val="0"/>
          <w:snapToGrid/>
          <w:szCs w:val="20"/>
        </w:rPr>
        <w:t xml:space="preserve">perceptual </w:t>
      </w:r>
      <w:r w:rsidR="00373BB7">
        <w:rPr>
          <w:rFonts w:ascii="Times New Roman" w:hAnsi="Times New Roman"/>
          <w:i w:val="0"/>
          <w:noProof w:val="0"/>
          <w:snapToGrid/>
          <w:szCs w:val="20"/>
        </w:rPr>
        <w:t>quality-wise</w:t>
      </w:r>
      <w:r w:rsidR="00823ADD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5B7E59">
        <w:rPr>
          <w:rFonts w:ascii="Times New Roman" w:hAnsi="Times New Roman"/>
          <w:i w:val="0"/>
          <w:noProof w:val="0"/>
          <w:snapToGrid/>
          <w:szCs w:val="20"/>
        </w:rPr>
        <w:t xml:space="preserve">improvement </w:t>
      </w:r>
      <w:r w:rsidR="00682D27">
        <w:rPr>
          <w:rFonts w:ascii="Times New Roman" w:hAnsi="Times New Roman"/>
          <w:i w:val="0"/>
          <w:noProof w:val="0"/>
          <w:snapToGrid/>
          <w:szCs w:val="20"/>
        </w:rPr>
        <w:t xml:space="preserve">of </w:t>
      </w:r>
      <w:r w:rsidR="005B7E59">
        <w:rPr>
          <w:rFonts w:ascii="Times New Roman" w:hAnsi="Times New Roman"/>
          <w:i w:val="0"/>
          <w:noProof w:val="0"/>
          <w:snapToGrid/>
          <w:szCs w:val="20"/>
        </w:rPr>
        <w:t xml:space="preserve">different </w:t>
      </w:r>
      <w:r w:rsidR="009A518A" w:rsidRPr="009752DF">
        <w:rPr>
          <w:rFonts w:ascii="Times New Roman" w:hAnsi="Times New Roman"/>
          <w:i w:val="0"/>
          <w:noProof w:val="0"/>
          <w:snapToGrid/>
          <w:szCs w:val="20"/>
        </w:rPr>
        <w:t xml:space="preserve">images with 8× enlargement factor on </w:t>
      </w:r>
      <w:r w:rsidR="00860E7F">
        <w:rPr>
          <w:rFonts w:ascii="Times New Roman" w:hAnsi="Times New Roman"/>
          <w:i w:val="0"/>
          <w:noProof w:val="0"/>
          <w:snapToGrid/>
          <w:szCs w:val="20"/>
        </w:rPr>
        <w:t>URBAN100</w:t>
      </w:r>
      <w:del w:id="27" w:author="Supavadee Aramvith" w:date="2022-09-03T02:35:00Z">
        <w:r w:rsidR="00860E7F" w:rsidDel="00373BB7">
          <w:rPr>
            <w:rFonts w:ascii="Times New Roman" w:hAnsi="Times New Roman"/>
            <w:i w:val="0"/>
            <w:noProof w:val="0"/>
            <w:snapToGrid/>
            <w:szCs w:val="20"/>
          </w:rPr>
          <w:delText>,</w:delText>
        </w:r>
      </w:del>
      <w:r w:rsidR="00860E7F">
        <w:rPr>
          <w:rFonts w:ascii="Times New Roman" w:hAnsi="Times New Roman"/>
          <w:i w:val="0"/>
          <w:noProof w:val="0"/>
          <w:snapToGrid/>
          <w:szCs w:val="20"/>
        </w:rPr>
        <w:t xml:space="preserve"> and MANGA109 </w:t>
      </w:r>
      <w:r w:rsidR="008F6764" w:rsidRPr="009752DF">
        <w:rPr>
          <w:rFonts w:ascii="Times New Roman" w:hAnsi="Times New Roman"/>
          <w:i w:val="0"/>
          <w:noProof w:val="0"/>
          <w:snapToGrid/>
          <w:szCs w:val="20"/>
        </w:rPr>
        <w:t>image datasets</w:t>
      </w:r>
      <w:r w:rsidR="00682D27">
        <w:rPr>
          <w:rFonts w:ascii="Times New Roman" w:hAnsi="Times New Roman"/>
          <w:i w:val="0"/>
          <w:noProof w:val="0"/>
          <w:snapToGrid/>
          <w:szCs w:val="20"/>
        </w:rPr>
        <w:t>.</w:t>
      </w:r>
    </w:p>
    <w:p w14:paraId="08A27C22" w14:textId="0EA1D027" w:rsidR="00767F87" w:rsidRPr="004669D2" w:rsidRDefault="00767F87" w:rsidP="006F6E7C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i/>
          <w:noProof/>
          <w:sz w:val="20"/>
          <w:lang w:eastAsia="de-DE" w:bidi="en-US"/>
        </w:rPr>
      </w:pPr>
      <w:r w:rsidRPr="004669D2">
        <w:rPr>
          <w:rFonts w:ascii="Times New Roman" w:eastAsia="Times New Roman" w:hAnsi="Times New Roman" w:cs="Times New Roman"/>
          <w:i/>
          <w:noProof/>
          <w:sz w:val="20"/>
          <w:lang w:eastAsia="de-DE" w:bidi="en-US"/>
        </w:rPr>
        <w:t>Ablation studies</w:t>
      </w:r>
    </w:p>
    <w:p w14:paraId="437BC7C0" w14:textId="4C40B025" w:rsidR="004F7369" w:rsidRPr="004669D2" w:rsidRDefault="004F7369" w:rsidP="006F6E7C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i/>
          <w:noProof/>
          <w:sz w:val="20"/>
          <w:lang w:eastAsia="de-DE" w:bidi="en-US"/>
        </w:rPr>
      </w:pPr>
      <w:r w:rsidRPr="004669D2">
        <w:rPr>
          <w:rFonts w:ascii="Times New Roman" w:eastAsia="Times New Roman" w:hAnsi="Times New Roman" w:cs="Times New Roman"/>
          <w:i/>
          <w:noProof/>
          <w:sz w:val="20"/>
          <w:lang w:eastAsia="de-DE" w:bidi="en-US"/>
        </w:rPr>
        <w:t xml:space="preserve">Model Analysis with different Block </w:t>
      </w:r>
      <w:r w:rsidR="00373BB7">
        <w:rPr>
          <w:rFonts w:ascii="Times New Roman" w:eastAsia="Times New Roman" w:hAnsi="Times New Roman" w:cs="Times New Roman"/>
          <w:i/>
          <w:noProof/>
          <w:sz w:val="20"/>
          <w:lang w:eastAsia="de-DE" w:bidi="en-US"/>
        </w:rPr>
        <w:t>arrangements</w:t>
      </w:r>
      <w:r w:rsidRPr="004669D2">
        <w:rPr>
          <w:rFonts w:ascii="Times New Roman" w:eastAsia="Times New Roman" w:hAnsi="Times New Roman" w:cs="Times New Roman"/>
          <w:i/>
          <w:noProof/>
          <w:sz w:val="20"/>
          <w:lang w:eastAsia="de-DE" w:bidi="en-US"/>
        </w:rPr>
        <w:t xml:space="preserve">. </w:t>
      </w:r>
    </w:p>
    <w:p w14:paraId="7F8EA229" w14:textId="5FBFEE4A" w:rsidR="004F7369" w:rsidRDefault="004F7369" w:rsidP="005F006A">
      <w:pPr>
        <w:autoSpaceDE w:val="0"/>
        <w:autoSpaceDN w:val="0"/>
        <w:adjustRightInd w:val="0"/>
        <w:spacing w:line="240" w:lineRule="auto"/>
        <w:ind w:firstLine="360"/>
        <w:rPr>
          <w:sz w:val="20"/>
          <w:lang w:bidi="en-US"/>
        </w:rPr>
      </w:pPr>
      <w:r w:rsidRPr="0042741C">
        <w:rPr>
          <w:sz w:val="20"/>
          <w:lang w:bidi="en-US"/>
        </w:rPr>
        <w:t>A more comprehensive ablation study of our proposed blocks can be found</w:t>
      </w:r>
      <w:r>
        <w:rPr>
          <w:sz w:val="20"/>
          <w:lang w:bidi="en-US"/>
        </w:rPr>
        <w:t xml:space="preserve"> </w:t>
      </w:r>
      <w:r w:rsidRPr="0042741C">
        <w:rPr>
          <w:sz w:val="20"/>
          <w:lang w:bidi="en-US"/>
        </w:rPr>
        <w:t xml:space="preserve">in Table 2. In this experiment, we investigated the effects of various combinations of blocks. The eight networks were trained for spatial </w:t>
      </w:r>
      <w:r w:rsidR="00373BB7">
        <w:rPr>
          <w:sz w:val="20"/>
          <w:lang w:bidi="en-US"/>
        </w:rPr>
        <w:t>super-resolution</w:t>
      </w:r>
      <w:r w:rsidRPr="0042741C">
        <w:rPr>
          <w:sz w:val="20"/>
          <w:lang w:bidi="en-US"/>
        </w:rPr>
        <w:t xml:space="preserve"> application with enlargement factor 8</w:t>
      </w:r>
      <w:r w:rsidR="00DC3C1D">
        <w:rPr>
          <w:sz w:val="20"/>
          <w:lang w:bidi="en-US"/>
        </w:rPr>
        <w:t>×</w:t>
      </w:r>
      <w:r w:rsidRPr="0042741C">
        <w:rPr>
          <w:sz w:val="20"/>
          <w:lang w:bidi="en-US"/>
        </w:rPr>
        <w:t xml:space="preserve"> and have the same configuration of training as well as validation parameters.  </w:t>
      </w:r>
      <w:r w:rsidR="0011388A" w:rsidRPr="0011388A">
        <w:rPr>
          <w:sz w:val="20"/>
          <w:lang w:bidi="en-US"/>
        </w:rPr>
        <w:t xml:space="preserve">We used the 100 images of </w:t>
      </w:r>
      <w:r w:rsidR="00373BB7">
        <w:rPr>
          <w:sz w:val="20"/>
          <w:lang w:bidi="en-US"/>
        </w:rPr>
        <w:t xml:space="preserve">the </w:t>
      </w:r>
      <w:r w:rsidR="0011388A" w:rsidRPr="0011388A">
        <w:rPr>
          <w:sz w:val="20"/>
          <w:lang w:bidi="en-US"/>
        </w:rPr>
        <w:t xml:space="preserve">DIV2K </w:t>
      </w:r>
      <w:r w:rsidR="0011388A" w:rsidRPr="0011388A">
        <w:rPr>
          <w:sz w:val="20"/>
          <w:lang w:bidi="en-US"/>
        </w:rPr>
        <w:fldChar w:fldCharType="begin"/>
      </w:r>
      <w:r w:rsidR="0011388A" w:rsidRPr="0011388A">
        <w:rPr>
          <w:sz w:val="20"/>
          <w:lang w:bidi="en-US"/>
        </w:rPr>
        <w:instrText xml:space="preserve"> ADDIN EN.CITE &lt;EndNote&gt;&lt;Cite&gt;&lt;Author&gt;Timofte&lt;/Author&gt;&lt;Year&gt;2017&lt;/Year&gt;&lt;RecNum&gt;109&lt;/RecNum&gt;&lt;DisplayText&gt;[27]&lt;/DisplayText&gt;&lt;record&gt;&lt;rec-number&gt;109&lt;/rec-number&gt;&lt;foreign-keys&gt;&lt;key app="EN" db-id="sw00xtss4spprzeae0cvrtw1sxaw9vwe9tdx"&gt;109&lt;/key&gt;&lt;/foreign-keys&gt;&lt;ref-type name="Conference Proceedings"&gt;10&lt;/ref-type&gt;&lt;contributors&gt;&lt;authors&gt;&lt;author&gt;Timofte, Radu&lt;/author&gt;&lt;author&gt;Agustsson, Eirikur&lt;/author&gt;&lt;author&gt;Van Gool, Luc&lt;/author&gt;&lt;author&gt;Yang, Ming-Hsuan&lt;/author&gt;&lt;author&gt;Zhang, Lei&lt;/author&gt;&lt;/authors&gt;&lt;/contributors&gt;&lt;titles&gt;&lt;title&gt;Ntire 2017 challenge on single image super-resolution: Methods and results&lt;/title&gt;&lt;secondary-title&gt;Proceedings of the IEEE conference on computer vision and pattern recognition workshops&lt;/secondary-title&gt;&lt;/titles&gt;&lt;pages&gt;114-125&lt;/pages&gt;&lt;dates&gt;&lt;year&gt;2017&lt;/year&gt;&lt;/dates&gt;&lt;urls&gt;&lt;/urls&gt;&lt;/record&gt;&lt;/Cite&gt;&lt;/EndNote&gt;</w:instrText>
      </w:r>
      <w:r w:rsidR="0011388A" w:rsidRPr="0011388A">
        <w:rPr>
          <w:sz w:val="20"/>
          <w:lang w:bidi="en-US"/>
        </w:rPr>
        <w:fldChar w:fldCharType="separate"/>
      </w:r>
      <w:r w:rsidR="0011388A" w:rsidRPr="0011388A">
        <w:rPr>
          <w:sz w:val="20"/>
          <w:lang w:bidi="en-US"/>
        </w:rPr>
        <w:t>[27]</w:t>
      </w:r>
      <w:r w:rsidR="0011388A" w:rsidRPr="0011388A">
        <w:rPr>
          <w:sz w:val="20"/>
          <w:lang w:bidi="en-US"/>
        </w:rPr>
        <w:fldChar w:fldCharType="end"/>
      </w:r>
      <w:r w:rsidR="0011388A" w:rsidRPr="0011388A">
        <w:rPr>
          <w:sz w:val="20"/>
          <w:lang w:bidi="en-US"/>
        </w:rPr>
        <w:t xml:space="preserve"> dataset for training and Yang91 </w:t>
      </w:r>
      <w:r w:rsidR="0011388A" w:rsidRPr="0011388A">
        <w:rPr>
          <w:sz w:val="20"/>
          <w:lang w:bidi="en-US"/>
        </w:rPr>
        <w:fldChar w:fldCharType="begin"/>
      </w:r>
      <w:r w:rsidR="0011388A" w:rsidRPr="0011388A">
        <w:rPr>
          <w:sz w:val="20"/>
          <w:lang w:bidi="en-US"/>
        </w:rPr>
        <w:instrText xml:space="preserve"> ADDIN EN.CITE &lt;EndNote&gt;&lt;Cite&gt;&lt;Author&gt;Yang&lt;/Author&gt;&lt;Year&gt;2010&lt;/Year&gt;&lt;RecNum&gt;112&lt;/RecNum&gt;&lt;DisplayText&gt;[1]&lt;/DisplayText&gt;&lt;record&gt;&lt;rec-number&gt;112&lt;/rec-number&gt;&lt;foreign-keys&gt;&lt;key app="EN" db-id="srxvfdd95r2023e09rp5vpah5wxe09vdzrzd" timestamp="1661587449"&gt;112&lt;/key&gt;&lt;/foreign-keys&gt;&lt;ref-type name="Journal Article"&gt;17&lt;/ref-type&gt;&lt;contributors&gt;&lt;authors&gt;&lt;author&gt;Yang, Jianchao&lt;/author&gt;&lt;author&gt;Wright, John&lt;/author&gt;&lt;author&gt;Huang, Thomas S&lt;/author&gt;&lt;author&gt;Ma, Yi&lt;/author&gt;&lt;/authors&gt;&lt;/contributors&gt;&lt;titles&gt;&lt;title&gt;Image super-resolution via sparse representation&lt;/title&gt;&lt;secondary-title&gt;IEEE transactions on image processing&lt;/secondary-title&gt;&lt;/titles&gt;&lt;periodical&gt;&lt;full-title&gt;IEEE transactions on Image Processing&lt;/full-title&gt;&lt;/periodical&gt;&lt;pages&gt;2861-2873&lt;/pages&gt;&lt;volume&gt;19&lt;/volume&gt;&lt;number&gt;11&lt;/number&gt;&lt;dates&gt;&lt;year&gt;2010&lt;/year&gt;&lt;/dates&gt;&lt;isbn&gt;1057-7149&lt;/isbn&gt;&lt;urls&gt;&lt;/urls&gt;&lt;/record&gt;&lt;/Cite&gt;&lt;/EndNote&gt;</w:instrText>
      </w:r>
      <w:r w:rsidR="0011388A" w:rsidRPr="0011388A">
        <w:rPr>
          <w:sz w:val="20"/>
          <w:lang w:bidi="en-US"/>
        </w:rPr>
        <w:fldChar w:fldCharType="separate"/>
      </w:r>
      <w:r w:rsidR="0011388A" w:rsidRPr="0011388A">
        <w:rPr>
          <w:sz w:val="20"/>
          <w:lang w:bidi="en-US"/>
        </w:rPr>
        <w:t>[1]</w:t>
      </w:r>
      <w:r w:rsidR="0011388A" w:rsidRPr="0011388A">
        <w:rPr>
          <w:sz w:val="20"/>
          <w:lang w:bidi="en-US"/>
        </w:rPr>
        <w:fldChar w:fldCharType="end"/>
      </w:r>
      <w:r w:rsidR="0011388A" w:rsidRPr="0011388A">
        <w:rPr>
          <w:sz w:val="20"/>
          <w:lang w:bidi="en-US"/>
        </w:rPr>
        <w:t xml:space="preserve">  images </w:t>
      </w:r>
      <w:r w:rsidR="0011388A" w:rsidRPr="0011388A">
        <w:rPr>
          <w:sz w:val="20"/>
          <w:lang w:bidi="en-US"/>
        </w:rPr>
        <w:lastRenderedPageBreak/>
        <w:t xml:space="preserve">for validation with 16 batch </w:t>
      </w:r>
      <w:r w:rsidR="00373BB7">
        <w:rPr>
          <w:sz w:val="20"/>
          <w:lang w:bidi="en-US"/>
        </w:rPr>
        <w:t>sizes</w:t>
      </w:r>
      <w:r w:rsidR="008D6891">
        <w:rPr>
          <w:sz w:val="20"/>
          <w:lang w:bidi="en-US"/>
        </w:rPr>
        <w:t xml:space="preserve"> </w:t>
      </w:r>
      <w:r w:rsidR="00A42EF4">
        <w:rPr>
          <w:sz w:val="20"/>
          <w:lang w:bidi="en-US"/>
        </w:rPr>
        <w:t xml:space="preserve">having 100 </w:t>
      </w:r>
      <w:r w:rsidR="008D6891">
        <w:rPr>
          <w:sz w:val="20"/>
          <w:lang w:bidi="en-US"/>
        </w:rPr>
        <w:t>epochs</w:t>
      </w:r>
      <w:r w:rsidR="00A42EF4">
        <w:rPr>
          <w:sz w:val="20"/>
          <w:lang w:bidi="en-US"/>
        </w:rPr>
        <w:t xml:space="preserve">. </w:t>
      </w:r>
      <w:r w:rsidR="00865D49">
        <w:rPr>
          <w:sz w:val="20"/>
          <w:lang w:bidi="en-US"/>
        </w:rPr>
        <w:t xml:space="preserve">In </w:t>
      </w:r>
      <w:r w:rsidRPr="0042741C">
        <w:rPr>
          <w:sz w:val="20"/>
          <w:lang w:bidi="en-US"/>
        </w:rPr>
        <w:t>Table 2</w:t>
      </w:r>
      <w:r w:rsidR="00865D49">
        <w:rPr>
          <w:sz w:val="20"/>
          <w:lang w:bidi="en-US"/>
        </w:rPr>
        <w:t xml:space="preserve"> PSNR value is reported and observed that </w:t>
      </w:r>
      <w:r w:rsidRPr="0042741C">
        <w:rPr>
          <w:sz w:val="20"/>
          <w:lang w:bidi="en-US"/>
        </w:rPr>
        <w:t xml:space="preserve">the baseline network (without any block) gives the lowest PSNR value (28.11 dB), but </w:t>
      </w:r>
      <w:r w:rsidR="00373BB7">
        <w:rPr>
          <w:sz w:val="20"/>
          <w:lang w:bidi="en-US"/>
        </w:rPr>
        <w:t xml:space="preserve">the </w:t>
      </w:r>
      <w:r w:rsidRPr="0042741C">
        <w:rPr>
          <w:sz w:val="20"/>
          <w:lang w:bidi="en-US"/>
        </w:rPr>
        <w:t>best performance (28.4</w:t>
      </w:r>
      <w:r w:rsidR="0013570C">
        <w:rPr>
          <w:sz w:val="20"/>
          <w:lang w:bidi="en-US"/>
        </w:rPr>
        <w:t>8</w:t>
      </w:r>
      <w:r w:rsidRPr="0042741C">
        <w:rPr>
          <w:sz w:val="20"/>
          <w:lang w:bidi="en-US"/>
        </w:rPr>
        <w:t xml:space="preserve"> dB) is observed when all blocks are used in the model.</w:t>
      </w:r>
    </w:p>
    <w:p w14:paraId="1DEFF4E9" w14:textId="410F7D57" w:rsidR="004F7369" w:rsidRPr="00D43032" w:rsidRDefault="004F7369" w:rsidP="004F7369">
      <w:pPr>
        <w:rPr>
          <w:bCs/>
          <w:snapToGrid w:val="0"/>
          <w:sz w:val="20"/>
          <w:szCs w:val="22"/>
          <w:lang w:bidi="en-US"/>
        </w:rPr>
      </w:pPr>
      <w:r w:rsidRPr="00D43032">
        <w:rPr>
          <w:bCs/>
          <w:snapToGrid w:val="0"/>
          <w:sz w:val="20"/>
          <w:szCs w:val="22"/>
          <w:lang w:bidi="en-US"/>
        </w:rPr>
        <w:t>Table 2. Ablation study of different blocks</w:t>
      </w:r>
      <w:r w:rsidR="00373BB7">
        <w:rPr>
          <w:bCs/>
          <w:snapToGrid w:val="0"/>
          <w:sz w:val="20"/>
          <w:szCs w:val="22"/>
          <w:lang w:bidi="en-US"/>
        </w:rPr>
        <w:t>,</w:t>
      </w:r>
      <w:r w:rsidRPr="00D43032">
        <w:rPr>
          <w:bCs/>
          <w:snapToGrid w:val="0"/>
          <w:sz w:val="20"/>
          <w:szCs w:val="22"/>
          <w:lang w:bidi="en-US"/>
        </w:rPr>
        <w:t xml:space="preserve"> including SFEB, SEB, and SCB. The quantitative value of average PSNR calculated on Set14 enlargement factor 4x on 100 epochs.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35"/>
        <w:gridCol w:w="810"/>
        <w:gridCol w:w="886"/>
        <w:gridCol w:w="1004"/>
        <w:gridCol w:w="900"/>
        <w:gridCol w:w="952"/>
        <w:gridCol w:w="952"/>
        <w:gridCol w:w="952"/>
        <w:gridCol w:w="943"/>
      </w:tblGrid>
      <w:tr w:rsidR="004F7369" w:rsidRPr="00F978C6" w14:paraId="067F8D68" w14:textId="77777777" w:rsidTr="003E52E6">
        <w:tc>
          <w:tcPr>
            <w:tcW w:w="1435" w:type="dxa"/>
          </w:tcPr>
          <w:p w14:paraId="1993456B" w14:textId="77777777" w:rsidR="004F7369" w:rsidRPr="00F978C6" w:rsidRDefault="004F7369" w:rsidP="003E52E6">
            <w:pPr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Blocks</w:t>
            </w:r>
          </w:p>
        </w:tc>
        <w:tc>
          <w:tcPr>
            <w:tcW w:w="7399" w:type="dxa"/>
            <w:gridSpan w:val="8"/>
          </w:tcPr>
          <w:p w14:paraId="41DAEB3E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Combination of Blocks</w:t>
            </w:r>
          </w:p>
        </w:tc>
      </w:tr>
      <w:tr w:rsidR="004F7369" w:rsidRPr="00F978C6" w14:paraId="58204CB6" w14:textId="77777777" w:rsidTr="003E52E6">
        <w:tc>
          <w:tcPr>
            <w:tcW w:w="1435" w:type="dxa"/>
          </w:tcPr>
          <w:p w14:paraId="66608720" w14:textId="77777777" w:rsidR="004F7369" w:rsidRPr="00F978C6" w:rsidRDefault="004F7369" w:rsidP="003E52E6">
            <w:pPr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SFEB</w:t>
            </w:r>
          </w:p>
        </w:tc>
        <w:tc>
          <w:tcPr>
            <w:tcW w:w="810" w:type="dxa"/>
          </w:tcPr>
          <w:p w14:paraId="202CC73F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886" w:type="dxa"/>
          </w:tcPr>
          <w:p w14:paraId="70E46F96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Symbol" w:char="F020"/>
            </w:r>
            <w:r w:rsidRPr="00F978C6">
              <w:rPr>
                <w:sz w:val="20"/>
                <w:lang w:bidi="en-US"/>
              </w:rPr>
              <w:sym w:font="Wingdings" w:char="F0FC"/>
            </w:r>
          </w:p>
        </w:tc>
        <w:tc>
          <w:tcPr>
            <w:tcW w:w="1004" w:type="dxa"/>
          </w:tcPr>
          <w:p w14:paraId="0699B413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900" w:type="dxa"/>
          </w:tcPr>
          <w:p w14:paraId="519DE3A4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Wingdings" w:char="F0FC"/>
            </w:r>
          </w:p>
        </w:tc>
        <w:tc>
          <w:tcPr>
            <w:tcW w:w="952" w:type="dxa"/>
          </w:tcPr>
          <w:p w14:paraId="3132E0E6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952" w:type="dxa"/>
          </w:tcPr>
          <w:p w14:paraId="07EA94A0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Wingdings" w:char="F0FC"/>
            </w:r>
          </w:p>
        </w:tc>
        <w:tc>
          <w:tcPr>
            <w:tcW w:w="952" w:type="dxa"/>
          </w:tcPr>
          <w:p w14:paraId="4D547306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943" w:type="dxa"/>
          </w:tcPr>
          <w:p w14:paraId="3BCD9029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Wingdings" w:char="F0FC"/>
            </w:r>
          </w:p>
        </w:tc>
      </w:tr>
      <w:tr w:rsidR="004F7369" w:rsidRPr="00F978C6" w14:paraId="2DD5A6C8" w14:textId="77777777" w:rsidTr="003E52E6">
        <w:tc>
          <w:tcPr>
            <w:tcW w:w="1435" w:type="dxa"/>
          </w:tcPr>
          <w:p w14:paraId="6A2BB775" w14:textId="77777777" w:rsidR="004F7369" w:rsidRPr="00F978C6" w:rsidRDefault="004F7369" w:rsidP="003E52E6">
            <w:pPr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SEB</w:t>
            </w:r>
          </w:p>
        </w:tc>
        <w:tc>
          <w:tcPr>
            <w:tcW w:w="810" w:type="dxa"/>
          </w:tcPr>
          <w:p w14:paraId="2A29FF70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886" w:type="dxa"/>
          </w:tcPr>
          <w:p w14:paraId="28392FCD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1004" w:type="dxa"/>
          </w:tcPr>
          <w:p w14:paraId="34EB8338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Wingdings" w:char="F0FC"/>
            </w:r>
          </w:p>
        </w:tc>
        <w:tc>
          <w:tcPr>
            <w:tcW w:w="900" w:type="dxa"/>
          </w:tcPr>
          <w:p w14:paraId="4A15DA94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Wingdings" w:char="F0FC"/>
            </w:r>
          </w:p>
        </w:tc>
        <w:tc>
          <w:tcPr>
            <w:tcW w:w="952" w:type="dxa"/>
          </w:tcPr>
          <w:p w14:paraId="436F346F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952" w:type="dxa"/>
          </w:tcPr>
          <w:p w14:paraId="1C3B69E8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952" w:type="dxa"/>
          </w:tcPr>
          <w:p w14:paraId="2E5AAC1E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Wingdings" w:char="F0FC"/>
            </w:r>
          </w:p>
        </w:tc>
        <w:tc>
          <w:tcPr>
            <w:tcW w:w="943" w:type="dxa"/>
          </w:tcPr>
          <w:p w14:paraId="6789D5A2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Wingdings" w:char="F0FC"/>
            </w:r>
          </w:p>
        </w:tc>
      </w:tr>
      <w:tr w:rsidR="004F7369" w:rsidRPr="00F978C6" w14:paraId="27B1997A" w14:textId="77777777" w:rsidTr="003E52E6">
        <w:tc>
          <w:tcPr>
            <w:tcW w:w="1435" w:type="dxa"/>
          </w:tcPr>
          <w:p w14:paraId="786C14F4" w14:textId="79690655" w:rsidR="004F7369" w:rsidRPr="00F978C6" w:rsidRDefault="004F7369" w:rsidP="003E52E6">
            <w:pPr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SCB</w:t>
            </w:r>
          </w:p>
        </w:tc>
        <w:tc>
          <w:tcPr>
            <w:tcW w:w="810" w:type="dxa"/>
          </w:tcPr>
          <w:p w14:paraId="656CCDB9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886" w:type="dxa"/>
          </w:tcPr>
          <w:p w14:paraId="1A1D206E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1004" w:type="dxa"/>
          </w:tcPr>
          <w:p w14:paraId="6A71D6DA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900" w:type="dxa"/>
          </w:tcPr>
          <w:p w14:paraId="2C4C608F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t>ꭗ</w:t>
            </w:r>
          </w:p>
        </w:tc>
        <w:tc>
          <w:tcPr>
            <w:tcW w:w="952" w:type="dxa"/>
          </w:tcPr>
          <w:p w14:paraId="09210EFE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Wingdings" w:char="F0FC"/>
            </w:r>
          </w:p>
        </w:tc>
        <w:tc>
          <w:tcPr>
            <w:tcW w:w="952" w:type="dxa"/>
          </w:tcPr>
          <w:p w14:paraId="5448CCDC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Wingdings" w:char="F0FC"/>
            </w:r>
          </w:p>
        </w:tc>
        <w:tc>
          <w:tcPr>
            <w:tcW w:w="952" w:type="dxa"/>
          </w:tcPr>
          <w:p w14:paraId="07E802AB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Wingdings" w:char="F0FC"/>
            </w:r>
          </w:p>
        </w:tc>
        <w:tc>
          <w:tcPr>
            <w:tcW w:w="943" w:type="dxa"/>
          </w:tcPr>
          <w:p w14:paraId="6ABB1F6D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 w:rsidRPr="00F978C6">
              <w:rPr>
                <w:sz w:val="20"/>
                <w:lang w:bidi="en-US"/>
              </w:rPr>
              <w:sym w:font="Wingdings" w:char="F0FC"/>
            </w:r>
          </w:p>
        </w:tc>
      </w:tr>
      <w:tr w:rsidR="004F7369" w:rsidRPr="00F978C6" w14:paraId="5D1C3DB2" w14:textId="77777777" w:rsidTr="003E52E6">
        <w:tc>
          <w:tcPr>
            <w:tcW w:w="1435" w:type="dxa"/>
          </w:tcPr>
          <w:p w14:paraId="6359A0FB" w14:textId="77777777" w:rsidR="004F7369" w:rsidRPr="00F978C6" w:rsidRDefault="004F7369" w:rsidP="003E52E6">
            <w:pPr>
              <w:rPr>
                <w:sz w:val="20"/>
                <w:lang w:bidi="en-US"/>
              </w:rPr>
            </w:pPr>
            <w:r>
              <w:rPr>
                <w:sz w:val="20"/>
                <w:lang w:bidi="en-US"/>
              </w:rPr>
              <w:t>Average PSNR</w:t>
            </w:r>
          </w:p>
        </w:tc>
        <w:tc>
          <w:tcPr>
            <w:tcW w:w="810" w:type="dxa"/>
          </w:tcPr>
          <w:p w14:paraId="008197DA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>
              <w:rPr>
                <w:sz w:val="20"/>
                <w:lang w:bidi="en-US"/>
              </w:rPr>
              <w:t>28.11</w:t>
            </w:r>
          </w:p>
        </w:tc>
        <w:tc>
          <w:tcPr>
            <w:tcW w:w="886" w:type="dxa"/>
          </w:tcPr>
          <w:p w14:paraId="06AB316F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>
              <w:rPr>
                <w:sz w:val="20"/>
                <w:lang w:bidi="en-US"/>
              </w:rPr>
              <w:t>28.23</w:t>
            </w:r>
          </w:p>
        </w:tc>
        <w:tc>
          <w:tcPr>
            <w:tcW w:w="1004" w:type="dxa"/>
          </w:tcPr>
          <w:p w14:paraId="70941B61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>
              <w:rPr>
                <w:sz w:val="20"/>
                <w:lang w:bidi="en-US"/>
              </w:rPr>
              <w:t>28.20</w:t>
            </w:r>
          </w:p>
        </w:tc>
        <w:tc>
          <w:tcPr>
            <w:tcW w:w="900" w:type="dxa"/>
          </w:tcPr>
          <w:p w14:paraId="7CEB5C71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>
              <w:rPr>
                <w:sz w:val="20"/>
                <w:lang w:bidi="en-US"/>
              </w:rPr>
              <w:t>28.35</w:t>
            </w:r>
          </w:p>
        </w:tc>
        <w:tc>
          <w:tcPr>
            <w:tcW w:w="952" w:type="dxa"/>
          </w:tcPr>
          <w:p w14:paraId="6C4653E8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>
              <w:rPr>
                <w:sz w:val="20"/>
                <w:lang w:bidi="en-US"/>
              </w:rPr>
              <w:t>28.38</w:t>
            </w:r>
          </w:p>
        </w:tc>
        <w:tc>
          <w:tcPr>
            <w:tcW w:w="952" w:type="dxa"/>
          </w:tcPr>
          <w:p w14:paraId="610DEB08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>
              <w:rPr>
                <w:sz w:val="20"/>
                <w:lang w:bidi="en-US"/>
              </w:rPr>
              <w:t>28.42</w:t>
            </w:r>
          </w:p>
        </w:tc>
        <w:tc>
          <w:tcPr>
            <w:tcW w:w="952" w:type="dxa"/>
          </w:tcPr>
          <w:p w14:paraId="6DFE8691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>
              <w:rPr>
                <w:sz w:val="20"/>
                <w:lang w:bidi="en-US"/>
              </w:rPr>
              <w:t>28.45</w:t>
            </w:r>
          </w:p>
        </w:tc>
        <w:tc>
          <w:tcPr>
            <w:tcW w:w="943" w:type="dxa"/>
          </w:tcPr>
          <w:p w14:paraId="587D61C2" w14:textId="77777777" w:rsidR="004F7369" w:rsidRPr="00F978C6" w:rsidRDefault="004F7369" w:rsidP="003E52E6">
            <w:pPr>
              <w:jc w:val="center"/>
              <w:rPr>
                <w:sz w:val="20"/>
                <w:lang w:bidi="en-US"/>
              </w:rPr>
            </w:pPr>
            <w:r>
              <w:rPr>
                <w:sz w:val="20"/>
                <w:lang w:bidi="en-US"/>
              </w:rPr>
              <w:t>28.48</w:t>
            </w:r>
          </w:p>
        </w:tc>
      </w:tr>
    </w:tbl>
    <w:p w14:paraId="1F77B6EC" w14:textId="55357BC1" w:rsidR="004F7369" w:rsidRPr="004669D2" w:rsidRDefault="004F7369" w:rsidP="004F7369">
      <w:pPr>
        <w:rPr>
          <w:i/>
          <w:noProof/>
          <w:color w:val="auto"/>
          <w:sz w:val="20"/>
          <w:szCs w:val="22"/>
          <w:lang w:bidi="en-US"/>
        </w:rPr>
      </w:pPr>
    </w:p>
    <w:p w14:paraId="02D98957" w14:textId="51923370" w:rsidR="004F7369" w:rsidRPr="00DC3C1D" w:rsidRDefault="004F7369" w:rsidP="00DC3C1D">
      <w:pPr>
        <w:pStyle w:val="ListParagraph"/>
        <w:numPr>
          <w:ilvl w:val="2"/>
          <w:numId w:val="4"/>
        </w:num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i/>
          <w:iCs/>
          <w:noProof/>
          <w:sz w:val="20"/>
          <w:lang w:eastAsia="de-DE" w:bidi="en-US"/>
        </w:rPr>
      </w:pPr>
      <w:r w:rsidRPr="00DC3C1D">
        <w:rPr>
          <w:rFonts w:ascii="Times New Roman" w:hAnsi="Times New Roman"/>
          <w:i/>
          <w:iCs/>
        </w:rPr>
        <w:t xml:space="preserve">Selection of Optimizers. </w:t>
      </w:r>
    </w:p>
    <w:p w14:paraId="1165EC30" w14:textId="35FB74A9" w:rsidR="00EF345C" w:rsidRDefault="00373BB7" w:rsidP="0059143A">
      <w:pPr>
        <w:pStyle w:val="MDPI22heading2"/>
        <w:ind w:firstLine="360"/>
        <w:jc w:val="both"/>
        <w:rPr>
          <w:rFonts w:ascii="Times New Roman" w:hAnsi="Times New Roman"/>
          <w:i w:val="0"/>
          <w:noProof w:val="0"/>
          <w:snapToGrid/>
          <w:szCs w:val="20"/>
        </w:rPr>
      </w:pPr>
      <w:r>
        <w:rPr>
          <w:rFonts w:ascii="Times New Roman" w:hAnsi="Times New Roman"/>
          <w:i w:val="0"/>
          <w:noProof w:val="0"/>
          <w:snapToGrid/>
          <w:szCs w:val="20"/>
        </w:rPr>
        <w:t>The selection</w:t>
      </w:r>
      <w:r w:rsidR="00682CDE">
        <w:rPr>
          <w:rFonts w:ascii="Times New Roman" w:hAnsi="Times New Roman"/>
          <w:i w:val="0"/>
          <w:noProof w:val="0"/>
          <w:snapToGrid/>
          <w:szCs w:val="20"/>
        </w:rPr>
        <w:t xml:space="preserve"> of </w:t>
      </w:r>
      <w:r>
        <w:rPr>
          <w:rFonts w:ascii="Times New Roman" w:hAnsi="Times New Roman"/>
          <w:i w:val="0"/>
          <w:noProof w:val="0"/>
          <w:snapToGrid/>
          <w:szCs w:val="20"/>
        </w:rPr>
        <w:t xml:space="preserve">an </w:t>
      </w:r>
      <w:r w:rsidR="00682CDE">
        <w:rPr>
          <w:rFonts w:ascii="Times New Roman" w:hAnsi="Times New Roman"/>
          <w:i w:val="0"/>
          <w:noProof w:val="0"/>
          <w:snapToGrid/>
          <w:szCs w:val="20"/>
        </w:rPr>
        <w:t>o</w:t>
      </w:r>
      <w:r w:rsidR="00DD1379">
        <w:rPr>
          <w:rFonts w:ascii="Times New Roman" w:hAnsi="Times New Roman"/>
          <w:i w:val="0"/>
          <w:noProof w:val="0"/>
          <w:snapToGrid/>
          <w:szCs w:val="20"/>
        </w:rPr>
        <w:t xml:space="preserve">ptimizer </w:t>
      </w:r>
      <w:r w:rsidR="00682CDE">
        <w:rPr>
          <w:rFonts w:ascii="Times New Roman" w:hAnsi="Times New Roman"/>
          <w:i w:val="0"/>
          <w:noProof w:val="0"/>
          <w:snapToGrid/>
          <w:szCs w:val="20"/>
        </w:rPr>
        <w:t xml:space="preserve">plays a crucial role during the training to optimize the </w:t>
      </w:r>
      <w:r w:rsidR="00181264">
        <w:rPr>
          <w:rFonts w:ascii="Times New Roman" w:hAnsi="Times New Roman"/>
          <w:i w:val="0"/>
          <w:noProof w:val="0"/>
          <w:snapToGrid/>
          <w:szCs w:val="20"/>
        </w:rPr>
        <w:t xml:space="preserve">model efficiency and reduce the chance of overfitting. </w:t>
      </w:r>
      <w:r w:rsidR="003F4B87" w:rsidRPr="003F4B87">
        <w:rPr>
          <w:rFonts w:ascii="Times New Roman" w:hAnsi="Times New Roman"/>
          <w:i w:val="0"/>
          <w:noProof w:val="0"/>
          <w:snapToGrid/>
          <w:szCs w:val="20"/>
        </w:rPr>
        <w:t xml:space="preserve">Our </w:t>
      </w:r>
      <w:r w:rsidR="003F4B87">
        <w:rPr>
          <w:rFonts w:ascii="Times New Roman" w:hAnsi="Times New Roman"/>
          <w:i w:val="0"/>
          <w:noProof w:val="0"/>
          <w:snapToGrid/>
          <w:szCs w:val="20"/>
        </w:rPr>
        <w:t xml:space="preserve">proposed </w:t>
      </w:r>
      <w:r w:rsidR="003F4B87" w:rsidRPr="003F4B87">
        <w:rPr>
          <w:rFonts w:ascii="Times New Roman" w:hAnsi="Times New Roman"/>
          <w:i w:val="0"/>
          <w:noProof w:val="0"/>
          <w:snapToGrid/>
          <w:szCs w:val="20"/>
        </w:rPr>
        <w:t>SENext model is trained on four</w:t>
      </w:r>
      <w:r w:rsidR="003F4B87">
        <w:rPr>
          <w:rFonts w:ascii="Times New Roman" w:hAnsi="Times New Roman"/>
          <w:i w:val="0"/>
          <w:noProof w:val="0"/>
          <w:snapToGrid/>
          <w:szCs w:val="20"/>
        </w:rPr>
        <w:t xml:space="preserve"> different </w:t>
      </w:r>
      <w:r w:rsidR="003F4B87" w:rsidRPr="003F4B87">
        <w:rPr>
          <w:rFonts w:ascii="Times New Roman" w:hAnsi="Times New Roman"/>
          <w:i w:val="0"/>
          <w:noProof w:val="0"/>
          <w:snapToGrid/>
          <w:szCs w:val="20"/>
        </w:rPr>
        <w:t>optimizers, including Adam</w:t>
      </w:r>
      <w:r w:rsidR="0059143A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59143A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59143A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&lt;EndNote&gt;&lt;Cite&gt;&lt;Author&gt;Kingma&lt;/Author&gt;&lt;Year&gt;2014&lt;/Year&gt;&lt;RecNum&gt;111&lt;/RecNum&gt;&lt;DisplayText&gt;[64]&lt;/DisplayText&gt;&lt;record&gt;&lt;rec-number&gt;111&lt;/rec-number&gt;&lt;foreign-keys&gt;&lt;key app="EN" db-id="srxvfdd95r2023e09rp5vpah5wxe09vdzrzd" timestamp="1661585881"&gt;111&lt;/key&gt;&lt;/foreign-keys&gt;&lt;ref-type name="Journal Article"&gt;17&lt;/ref-type&gt;&lt;contributors&gt;&lt;authors&gt;&lt;author&gt;Kingma, Diederik P&lt;/author&gt;&lt;author&gt;Ba, Jimmy&lt;/author&gt;&lt;/authors&gt;&lt;/contributors&gt;&lt;titles&gt;&lt;title&gt;Adam: A method for stochastic optimization&lt;/title&gt;&lt;secondary-title&gt;arXiv preprint arXiv:1412.6980&lt;/secondary-title&gt;&lt;/titles&gt;&lt;periodical&gt;&lt;full-title&gt;arXiv preprint arXiv:1412.6980&lt;/full-title&gt;&lt;/periodical&gt;&lt;dates&gt;&lt;year&gt;2014&lt;/year&gt;&lt;/dates&gt;&lt;urls&gt;&lt;/urls&gt;&lt;/record&gt;&lt;/Cite&gt;&lt;/EndNote&gt;</w:instrText>
      </w:r>
      <w:r w:rsidR="0059143A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59143A">
        <w:rPr>
          <w:rFonts w:ascii="Times New Roman" w:hAnsi="Times New Roman"/>
          <w:i w:val="0"/>
          <w:snapToGrid/>
          <w:szCs w:val="20"/>
        </w:rPr>
        <w:t>[64]</w:t>
      </w:r>
      <w:r w:rsidR="0059143A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3F4B87" w:rsidRPr="003F4B87">
        <w:rPr>
          <w:rFonts w:ascii="Times New Roman" w:hAnsi="Times New Roman"/>
          <w:i w:val="0"/>
          <w:noProof w:val="0"/>
          <w:snapToGrid/>
          <w:szCs w:val="20"/>
        </w:rPr>
        <w:t xml:space="preserve">, </w:t>
      </w:r>
      <w:proofErr w:type="spellStart"/>
      <w:r w:rsidR="003F4B87" w:rsidRPr="003F4B87">
        <w:rPr>
          <w:rFonts w:ascii="Times New Roman" w:hAnsi="Times New Roman"/>
          <w:i w:val="0"/>
          <w:noProof w:val="0"/>
          <w:snapToGrid/>
          <w:szCs w:val="20"/>
        </w:rPr>
        <w:t>Adamax</w:t>
      </w:r>
      <w:proofErr w:type="spellEnd"/>
      <w:r w:rsidR="003F4B87" w:rsidRPr="003F4B87">
        <w:rPr>
          <w:rFonts w:ascii="Times New Roman" w:hAnsi="Times New Roman"/>
          <w:i w:val="0"/>
          <w:noProof w:val="0"/>
          <w:snapToGrid/>
          <w:szCs w:val="20"/>
        </w:rPr>
        <w:t>, which is an enhanced version of Adam, and stochastic gradient descent (SGD).</w:t>
      </w:r>
      <w:r w:rsidR="0059143A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4F7369" w:rsidRPr="0002651D">
        <w:rPr>
          <w:rFonts w:ascii="Times New Roman" w:hAnsi="Times New Roman"/>
          <w:i w:val="0"/>
          <w:noProof w:val="0"/>
          <w:snapToGrid/>
          <w:szCs w:val="20"/>
        </w:rPr>
        <w:t>The experimental results</w:t>
      </w:r>
      <w:r w:rsidR="002318B0">
        <w:rPr>
          <w:rFonts w:ascii="Times New Roman" w:hAnsi="Times New Roman"/>
          <w:i w:val="0"/>
          <w:noProof w:val="0"/>
          <w:snapToGrid/>
          <w:szCs w:val="20"/>
        </w:rPr>
        <w:t xml:space="preserve"> with loss function as shown in </w:t>
      </w:r>
      <w:r w:rsidR="004F7369" w:rsidRPr="0002651D">
        <w:rPr>
          <w:rFonts w:ascii="Times New Roman" w:hAnsi="Times New Roman"/>
          <w:i w:val="0"/>
          <w:noProof w:val="0"/>
          <w:snapToGrid/>
          <w:szCs w:val="20"/>
        </w:rPr>
        <w:t xml:space="preserve">Fig </w:t>
      </w:r>
      <w:r w:rsidR="004F7369">
        <w:rPr>
          <w:rFonts w:ascii="Times New Roman" w:hAnsi="Times New Roman"/>
          <w:i w:val="0"/>
          <w:noProof w:val="0"/>
          <w:snapToGrid/>
          <w:szCs w:val="20"/>
        </w:rPr>
        <w:t>1</w:t>
      </w:r>
      <w:r w:rsidR="00990508">
        <w:rPr>
          <w:rFonts w:ascii="Times New Roman" w:hAnsi="Times New Roman"/>
          <w:i w:val="0"/>
          <w:noProof w:val="0"/>
          <w:snapToGrid/>
          <w:szCs w:val="20"/>
        </w:rPr>
        <w:t>5</w:t>
      </w:r>
      <w:r w:rsidR="004F7369" w:rsidRPr="0002651D">
        <w:rPr>
          <w:rFonts w:ascii="Times New Roman" w:hAnsi="Times New Roman"/>
          <w:i w:val="0"/>
          <w:noProof w:val="0"/>
          <w:snapToGrid/>
          <w:szCs w:val="20"/>
        </w:rPr>
        <w:t xml:space="preserve">. </w:t>
      </w:r>
      <w:r w:rsidR="00EF345C" w:rsidRPr="00EF345C">
        <w:rPr>
          <w:rFonts w:ascii="Times New Roman" w:hAnsi="Times New Roman"/>
          <w:i w:val="0"/>
          <w:noProof w:val="0"/>
          <w:snapToGrid/>
          <w:szCs w:val="20"/>
        </w:rPr>
        <w:t xml:space="preserve">A more stable pattern </w:t>
      </w:r>
      <w:r w:rsidR="00EF345C">
        <w:rPr>
          <w:rFonts w:ascii="Times New Roman" w:hAnsi="Times New Roman"/>
          <w:i w:val="0"/>
          <w:noProof w:val="0"/>
          <w:snapToGrid/>
          <w:szCs w:val="20"/>
        </w:rPr>
        <w:t xml:space="preserve">of </w:t>
      </w:r>
      <w:r w:rsidR="00EF345C" w:rsidRPr="00EF345C">
        <w:rPr>
          <w:rFonts w:ascii="Times New Roman" w:hAnsi="Times New Roman"/>
          <w:i w:val="0"/>
          <w:noProof w:val="0"/>
          <w:snapToGrid/>
          <w:szCs w:val="20"/>
        </w:rPr>
        <w:t>Adam appears in Fig. 15</w:t>
      </w:r>
      <w:r w:rsidR="002D4DAD">
        <w:rPr>
          <w:rFonts w:ascii="Times New Roman" w:hAnsi="Times New Roman"/>
          <w:i w:val="0"/>
          <w:noProof w:val="0"/>
          <w:snapToGrid/>
          <w:szCs w:val="20"/>
        </w:rPr>
        <w:t xml:space="preserve">. </w:t>
      </w:r>
      <w:r w:rsidR="00EF4CEE">
        <w:rPr>
          <w:rFonts w:ascii="Times New Roman" w:hAnsi="Times New Roman"/>
          <w:i w:val="0"/>
          <w:noProof w:val="0"/>
          <w:snapToGrid/>
          <w:szCs w:val="20"/>
        </w:rPr>
        <w:t xml:space="preserve">In </w:t>
      </w:r>
      <w:r w:rsidR="002169CB">
        <w:rPr>
          <w:rFonts w:ascii="Times New Roman" w:hAnsi="Times New Roman"/>
          <w:i w:val="0"/>
          <w:noProof w:val="0"/>
          <w:snapToGrid/>
          <w:szCs w:val="20"/>
        </w:rPr>
        <w:t xml:space="preserve">the </w:t>
      </w:r>
      <w:r w:rsidR="00EF4CEE">
        <w:rPr>
          <w:rFonts w:ascii="Times New Roman" w:hAnsi="Times New Roman"/>
          <w:i w:val="0"/>
          <w:noProof w:val="0"/>
          <w:snapToGrid/>
          <w:szCs w:val="20"/>
        </w:rPr>
        <w:t xml:space="preserve">case of </w:t>
      </w:r>
      <w:r w:rsidR="00EF4CEE" w:rsidRPr="00EF345C">
        <w:rPr>
          <w:rFonts w:ascii="Times New Roman" w:hAnsi="Times New Roman"/>
          <w:i w:val="0"/>
          <w:noProof w:val="0"/>
          <w:snapToGrid/>
          <w:szCs w:val="20"/>
        </w:rPr>
        <w:t xml:space="preserve">RMSprop (green </w:t>
      </w:r>
      <w:r w:rsidR="0087518E" w:rsidRPr="00EF345C">
        <w:rPr>
          <w:rFonts w:ascii="Times New Roman" w:hAnsi="Times New Roman"/>
          <w:i w:val="0"/>
          <w:noProof w:val="0"/>
          <w:snapToGrid/>
          <w:szCs w:val="20"/>
        </w:rPr>
        <w:t xml:space="preserve">line) </w:t>
      </w:r>
      <w:r w:rsidR="002169CB">
        <w:rPr>
          <w:rFonts w:ascii="Times New Roman" w:hAnsi="Times New Roman"/>
          <w:i w:val="0"/>
          <w:noProof w:val="0"/>
          <w:snapToGrid/>
          <w:szCs w:val="20"/>
        </w:rPr>
        <w:t>decreases</w:t>
      </w:r>
      <w:r w:rsidR="00EF4CEE">
        <w:rPr>
          <w:rFonts w:ascii="Times New Roman" w:hAnsi="Times New Roman"/>
          <w:i w:val="0"/>
          <w:noProof w:val="0"/>
          <w:snapToGrid/>
          <w:szCs w:val="20"/>
        </w:rPr>
        <w:t xml:space="preserve"> slowly with more ripples </w:t>
      </w:r>
      <w:r w:rsidR="0087518E">
        <w:rPr>
          <w:rFonts w:ascii="Times New Roman" w:hAnsi="Times New Roman"/>
          <w:i w:val="0"/>
          <w:noProof w:val="0"/>
          <w:snapToGrid/>
          <w:szCs w:val="20"/>
        </w:rPr>
        <w:t xml:space="preserve">after </w:t>
      </w:r>
      <w:r w:rsidR="00EF345C" w:rsidRPr="00EF345C">
        <w:rPr>
          <w:rFonts w:ascii="Times New Roman" w:hAnsi="Times New Roman"/>
          <w:i w:val="0"/>
          <w:noProof w:val="0"/>
          <w:snapToGrid/>
          <w:szCs w:val="20"/>
        </w:rPr>
        <w:t>400 iterations</w:t>
      </w:r>
      <w:r w:rsidR="0087518E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0850BC">
        <w:rPr>
          <w:rFonts w:ascii="Times New Roman" w:hAnsi="Times New Roman"/>
          <w:i w:val="0"/>
          <w:noProof w:val="0"/>
          <w:snapToGrid/>
          <w:szCs w:val="20"/>
        </w:rPr>
        <w:t xml:space="preserve">as compared to </w:t>
      </w:r>
      <w:r w:rsidR="00EF345C" w:rsidRPr="00EF345C">
        <w:rPr>
          <w:rFonts w:ascii="Times New Roman" w:hAnsi="Times New Roman"/>
          <w:i w:val="0"/>
          <w:noProof w:val="0"/>
          <w:snapToGrid/>
          <w:szCs w:val="20"/>
        </w:rPr>
        <w:t>Adam</w:t>
      </w:r>
      <w:r w:rsidR="000850BC">
        <w:rPr>
          <w:rFonts w:ascii="Times New Roman" w:hAnsi="Times New Roman"/>
          <w:i w:val="0"/>
          <w:noProof w:val="0"/>
          <w:snapToGrid/>
          <w:szCs w:val="20"/>
        </w:rPr>
        <w:t>. A</w:t>
      </w:r>
      <w:r w:rsidR="002D0F4E">
        <w:rPr>
          <w:rFonts w:ascii="Times New Roman" w:hAnsi="Times New Roman"/>
          <w:i w:val="0"/>
          <w:noProof w:val="0"/>
          <w:snapToGrid/>
          <w:szCs w:val="20"/>
        </w:rPr>
        <w:t xml:space="preserve">ll </w:t>
      </w:r>
      <w:r w:rsidR="000850BC">
        <w:rPr>
          <w:rFonts w:ascii="Times New Roman" w:hAnsi="Times New Roman"/>
          <w:i w:val="0"/>
          <w:noProof w:val="0"/>
          <w:snapToGrid/>
          <w:szCs w:val="20"/>
        </w:rPr>
        <w:t>optimizers</w:t>
      </w:r>
      <w:r w:rsidR="002D0F4E">
        <w:rPr>
          <w:rFonts w:ascii="Times New Roman" w:hAnsi="Times New Roman"/>
          <w:i w:val="0"/>
          <w:noProof w:val="0"/>
          <w:snapToGrid/>
          <w:szCs w:val="20"/>
        </w:rPr>
        <w:t xml:space="preserve"> were </w:t>
      </w:r>
      <w:r w:rsidR="000850BC">
        <w:rPr>
          <w:rFonts w:ascii="Times New Roman" w:hAnsi="Times New Roman"/>
          <w:i w:val="0"/>
          <w:noProof w:val="0"/>
          <w:snapToGrid/>
          <w:szCs w:val="20"/>
        </w:rPr>
        <w:t>trained on 400 ep</w:t>
      </w:r>
      <w:r w:rsidR="002D0F4E">
        <w:rPr>
          <w:rFonts w:ascii="Times New Roman" w:hAnsi="Times New Roman"/>
          <w:i w:val="0"/>
          <w:noProof w:val="0"/>
          <w:snapToGrid/>
          <w:szCs w:val="20"/>
        </w:rPr>
        <w:t>ochs</w:t>
      </w:r>
      <w:r w:rsidR="002A1D00">
        <w:rPr>
          <w:rFonts w:ascii="Times New Roman" w:hAnsi="Times New Roman"/>
          <w:i w:val="0"/>
          <w:noProof w:val="0"/>
          <w:snapToGrid/>
          <w:szCs w:val="20"/>
        </w:rPr>
        <w:t xml:space="preserve"> with </w:t>
      </w:r>
      <w:r w:rsidR="002169CB">
        <w:rPr>
          <w:rFonts w:ascii="Times New Roman" w:hAnsi="Times New Roman"/>
          <w:i w:val="0"/>
          <w:noProof w:val="0"/>
          <w:snapToGrid/>
          <w:szCs w:val="20"/>
        </w:rPr>
        <w:t xml:space="preserve">the </w:t>
      </w:r>
      <w:r w:rsidR="002A1D00">
        <w:rPr>
          <w:rFonts w:ascii="Times New Roman" w:hAnsi="Times New Roman"/>
          <w:i w:val="0"/>
          <w:noProof w:val="0"/>
          <w:snapToGrid/>
          <w:szCs w:val="20"/>
        </w:rPr>
        <w:t>base model.</w:t>
      </w:r>
      <w:r w:rsidR="00E16732">
        <w:rPr>
          <w:rFonts w:ascii="Times New Roman" w:hAnsi="Times New Roman"/>
          <w:i w:val="0"/>
          <w:noProof w:val="0"/>
          <w:snapToGrid/>
          <w:szCs w:val="20"/>
        </w:rPr>
        <w:t xml:space="preserve"> W</w:t>
      </w:r>
      <w:r w:rsidR="00E16732" w:rsidRPr="00E16732">
        <w:rPr>
          <w:rFonts w:ascii="Times New Roman" w:hAnsi="Times New Roman"/>
          <w:i w:val="0"/>
          <w:noProof w:val="0"/>
          <w:snapToGrid/>
          <w:szCs w:val="20"/>
        </w:rPr>
        <w:t xml:space="preserve">e used the 100 images of </w:t>
      </w:r>
      <w:r w:rsidR="002169CB">
        <w:rPr>
          <w:rFonts w:ascii="Times New Roman" w:hAnsi="Times New Roman"/>
          <w:i w:val="0"/>
          <w:noProof w:val="0"/>
          <w:snapToGrid/>
          <w:szCs w:val="20"/>
        </w:rPr>
        <w:t xml:space="preserve">the </w:t>
      </w:r>
      <w:r w:rsidR="00E16732" w:rsidRPr="00E16732">
        <w:rPr>
          <w:rFonts w:ascii="Times New Roman" w:hAnsi="Times New Roman"/>
          <w:i w:val="0"/>
          <w:noProof w:val="0"/>
          <w:snapToGrid/>
          <w:szCs w:val="20"/>
        </w:rPr>
        <w:t xml:space="preserve">DIV2K </w:t>
      </w:r>
      <w:r w:rsidR="00CB282D" w:rsidRPr="00CB282D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CB282D" w:rsidRPr="00CB282D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&lt;EndNote&gt;&lt;Cite&gt;&lt;Author&gt;Timofte&lt;/Author&gt;&lt;Year&gt;2017&lt;/Year&gt;&lt;RecNum&gt;109&lt;/RecNum&gt;&lt;DisplayText&gt;[27]&lt;/DisplayText&gt;&lt;record&gt;&lt;rec-number&gt;109&lt;/rec-number&gt;&lt;foreign-keys&gt;&lt;key app="EN" db-id="sw00xtss4spprzeae0cvrtw1sxaw9vwe9tdx"&gt;109&lt;/key&gt;&lt;/foreign-keys&gt;&lt;ref-type name="Conference Proceedings"&gt;10&lt;/ref-type&gt;&lt;contributors&gt;&lt;authors&gt;&lt;author&gt;Timofte, Radu&lt;/author&gt;&lt;author&gt;Agustsson, Eirikur&lt;/author&gt;&lt;author&gt;Van Gool, Luc&lt;/author&gt;&lt;author&gt;Yang, Ming-Hsuan&lt;/author&gt;&lt;author&gt;Zhang, Lei&lt;/author&gt;&lt;/authors&gt;&lt;/contributors&gt;&lt;titles&gt;&lt;title&gt;Ntire 2017 challenge on single image super-resolution: Methods and results&lt;/title&gt;&lt;secondary-title&gt;Proceedings of the IEEE conference on computer vision and pattern recognition workshops&lt;/secondary-title&gt;&lt;/titles&gt;&lt;pages&gt;114-125&lt;/pages&gt;&lt;dates&gt;&lt;year&gt;2017&lt;/year&gt;&lt;/dates&gt;&lt;urls&gt;&lt;/urls&gt;&lt;/record&gt;&lt;/Cite&gt;&lt;/EndNote&gt;</w:instrText>
      </w:r>
      <w:r w:rsidR="00CB282D" w:rsidRPr="00CB282D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CB282D" w:rsidRPr="00CB282D">
        <w:rPr>
          <w:rFonts w:ascii="Times New Roman" w:hAnsi="Times New Roman"/>
          <w:i w:val="0"/>
          <w:noProof w:val="0"/>
          <w:snapToGrid/>
          <w:szCs w:val="20"/>
        </w:rPr>
        <w:t>[27]</w:t>
      </w:r>
      <w:r w:rsidR="00CB282D" w:rsidRPr="00CB282D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CB282D" w:rsidRPr="00CB282D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E16732" w:rsidRPr="00E16732">
        <w:rPr>
          <w:rFonts w:ascii="Times New Roman" w:hAnsi="Times New Roman"/>
          <w:i w:val="0"/>
          <w:noProof w:val="0"/>
          <w:snapToGrid/>
          <w:szCs w:val="20"/>
        </w:rPr>
        <w:t>dataset for training and Yang91</w:t>
      </w:r>
      <w:r w:rsidR="00E16732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E16732">
        <w:rPr>
          <w:rFonts w:ascii="Times New Roman" w:hAnsi="Times New Roman"/>
          <w:i w:val="0"/>
          <w:noProof w:val="0"/>
          <w:snapToGrid/>
          <w:szCs w:val="20"/>
        </w:rPr>
        <w:fldChar w:fldCharType="begin"/>
      </w:r>
      <w:r w:rsidR="00E16732">
        <w:rPr>
          <w:rFonts w:ascii="Times New Roman" w:hAnsi="Times New Roman"/>
          <w:i w:val="0"/>
          <w:noProof w:val="0"/>
          <w:snapToGrid/>
          <w:szCs w:val="20"/>
        </w:rPr>
        <w:instrText xml:space="preserve"> ADDIN EN.CITE &lt;EndNote&gt;&lt;Cite&gt;&lt;Author&gt;Yang&lt;/Author&gt;&lt;Year&gt;2010&lt;/Year&gt;&lt;RecNum&gt;112&lt;/RecNum&gt;&lt;DisplayText&gt;[1]&lt;/DisplayText&gt;&lt;record&gt;&lt;rec-number&gt;112&lt;/rec-number&gt;&lt;foreign-keys&gt;&lt;key app="EN" db-id="srxvfdd95r2023e09rp5vpah5wxe09vdzrzd" timestamp="1661587449"&gt;112&lt;/key&gt;&lt;/foreign-keys&gt;&lt;ref-type name="Journal Article"&gt;17&lt;/ref-type&gt;&lt;contributors&gt;&lt;authors&gt;&lt;author&gt;Yang, Jianchao&lt;/author&gt;&lt;author&gt;Wright, John&lt;/author&gt;&lt;author&gt;Huang, Thomas S&lt;/author&gt;&lt;author&gt;Ma, Yi&lt;/author&gt;&lt;/authors&gt;&lt;/contributors&gt;&lt;titles&gt;&lt;title&gt;Image super-resolution via sparse representation&lt;/title&gt;&lt;secondary-title&gt;IEEE transactions on image processing&lt;/secondary-title&gt;&lt;/titles&gt;&lt;periodical&gt;&lt;full-title&gt;IEEE transactions on Image Processing&lt;/full-title&gt;&lt;/periodical&gt;&lt;pages&gt;2861-2873&lt;/pages&gt;&lt;volume&gt;19&lt;/volume&gt;&lt;number&gt;11&lt;/number&gt;&lt;dates&gt;&lt;year&gt;2010&lt;/year&gt;&lt;/dates&gt;&lt;isbn&gt;1057-7149&lt;/isbn&gt;&lt;urls&gt;&lt;/urls&gt;&lt;/record&gt;&lt;/Cite&gt;&lt;/EndNote&gt;</w:instrText>
      </w:r>
      <w:r w:rsidR="00E16732">
        <w:rPr>
          <w:rFonts w:ascii="Times New Roman" w:hAnsi="Times New Roman"/>
          <w:i w:val="0"/>
          <w:noProof w:val="0"/>
          <w:snapToGrid/>
          <w:szCs w:val="20"/>
        </w:rPr>
        <w:fldChar w:fldCharType="separate"/>
      </w:r>
      <w:r w:rsidR="00E16732">
        <w:rPr>
          <w:rFonts w:ascii="Times New Roman" w:hAnsi="Times New Roman"/>
          <w:i w:val="0"/>
          <w:snapToGrid/>
          <w:szCs w:val="20"/>
        </w:rPr>
        <w:t>[1]</w:t>
      </w:r>
      <w:r w:rsidR="00E16732">
        <w:rPr>
          <w:rFonts w:ascii="Times New Roman" w:hAnsi="Times New Roman"/>
          <w:i w:val="0"/>
          <w:noProof w:val="0"/>
          <w:snapToGrid/>
          <w:szCs w:val="20"/>
        </w:rPr>
        <w:fldChar w:fldCharType="end"/>
      </w:r>
      <w:r w:rsidR="00E16732">
        <w:rPr>
          <w:rFonts w:ascii="Times New Roman" w:hAnsi="Times New Roman"/>
          <w:i w:val="0"/>
          <w:noProof w:val="0"/>
          <w:snapToGrid/>
          <w:szCs w:val="20"/>
        </w:rPr>
        <w:t xml:space="preserve"> </w:t>
      </w:r>
      <w:r w:rsidR="00E16732" w:rsidRPr="00E16732">
        <w:rPr>
          <w:rFonts w:ascii="Times New Roman" w:hAnsi="Times New Roman"/>
          <w:i w:val="0"/>
          <w:noProof w:val="0"/>
          <w:snapToGrid/>
          <w:szCs w:val="20"/>
        </w:rPr>
        <w:t xml:space="preserve"> images for validation with 16 batch </w:t>
      </w:r>
      <w:r w:rsidR="002169CB">
        <w:rPr>
          <w:rFonts w:ascii="Times New Roman" w:hAnsi="Times New Roman"/>
          <w:i w:val="0"/>
          <w:noProof w:val="0"/>
          <w:snapToGrid/>
          <w:szCs w:val="20"/>
        </w:rPr>
        <w:t>sizes</w:t>
      </w:r>
      <w:r w:rsidR="00E16732" w:rsidRPr="00E16732">
        <w:rPr>
          <w:rFonts w:ascii="Times New Roman" w:hAnsi="Times New Roman"/>
          <w:i w:val="0"/>
          <w:noProof w:val="0"/>
          <w:snapToGrid/>
          <w:szCs w:val="20"/>
        </w:rPr>
        <w:t xml:space="preserve">. </w:t>
      </w:r>
    </w:p>
    <w:p w14:paraId="517AC78C" w14:textId="77777777" w:rsidR="004F7369" w:rsidRDefault="004F7369" w:rsidP="004F7369">
      <w:pPr>
        <w:autoSpaceDE w:val="0"/>
        <w:autoSpaceDN w:val="0"/>
        <w:adjustRightInd w:val="0"/>
        <w:spacing w:line="240" w:lineRule="auto"/>
        <w:jc w:val="center"/>
        <w:rPr>
          <w:sz w:val="16"/>
          <w:szCs w:val="16"/>
        </w:rPr>
      </w:pPr>
    </w:p>
    <w:p w14:paraId="6E46223E" w14:textId="1B0E7843" w:rsidR="004F7369" w:rsidRDefault="004F7369" w:rsidP="004F7369">
      <w:pPr>
        <w:autoSpaceDE w:val="0"/>
        <w:autoSpaceDN w:val="0"/>
        <w:adjustRightInd w:val="0"/>
        <w:spacing w:line="240" w:lineRule="auto"/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139CA34E" wp14:editId="7B31A7B2">
            <wp:extent cx="5333559" cy="3998645"/>
            <wp:effectExtent l="0" t="0" r="635" b="1905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6999" w14:textId="52E87DEA" w:rsidR="004F7551" w:rsidRDefault="004F7551" w:rsidP="004F7369">
      <w:pPr>
        <w:autoSpaceDE w:val="0"/>
        <w:autoSpaceDN w:val="0"/>
        <w:adjustRightInd w:val="0"/>
        <w:spacing w:line="240" w:lineRule="auto"/>
        <w:jc w:val="center"/>
      </w:pPr>
      <w:r w:rsidRPr="004426C3">
        <w:rPr>
          <w:b/>
          <w:bCs/>
          <w:iCs/>
          <w:sz w:val="18"/>
        </w:rPr>
        <w:t>Fig. 1</w:t>
      </w:r>
      <w:r w:rsidR="00990508">
        <w:rPr>
          <w:b/>
          <w:bCs/>
          <w:iCs/>
          <w:sz w:val="18"/>
        </w:rPr>
        <w:t>5</w:t>
      </w:r>
      <w:r w:rsidRPr="004426C3">
        <w:rPr>
          <w:b/>
          <w:bCs/>
          <w:iCs/>
          <w:sz w:val="18"/>
        </w:rPr>
        <w:t xml:space="preserve">. </w:t>
      </w:r>
      <w:r w:rsidR="008E4DE6">
        <w:t xml:space="preserve"> Training curves optimization with different optimizers.</w:t>
      </w:r>
    </w:p>
    <w:p w14:paraId="3C33520D" w14:textId="26A3016E" w:rsidR="00A767D8" w:rsidRDefault="00A767D8" w:rsidP="004F7369">
      <w:pPr>
        <w:autoSpaceDE w:val="0"/>
        <w:autoSpaceDN w:val="0"/>
        <w:adjustRightInd w:val="0"/>
        <w:spacing w:line="240" w:lineRule="auto"/>
        <w:jc w:val="center"/>
      </w:pPr>
    </w:p>
    <w:p w14:paraId="1D241EC1" w14:textId="5FC4979C" w:rsidR="00ED1739" w:rsidRPr="009752DF" w:rsidRDefault="001B4F11" w:rsidP="005378A1">
      <w:pPr>
        <w:pStyle w:val="MDPI22heading2"/>
        <w:numPr>
          <w:ilvl w:val="0"/>
          <w:numId w:val="4"/>
        </w:numPr>
        <w:jc w:val="both"/>
        <w:rPr>
          <w:rFonts w:ascii="Times New Roman" w:hAnsi="Times New Roman"/>
          <w:snapToGrid/>
        </w:rPr>
      </w:pPr>
      <w:r w:rsidRPr="009752DF">
        <w:rPr>
          <w:rFonts w:ascii="Times New Roman" w:hAnsi="Times New Roman"/>
          <w:snapToGrid/>
        </w:rPr>
        <w:lastRenderedPageBreak/>
        <w:t>Conclusion</w:t>
      </w:r>
      <w:r w:rsidR="00600592">
        <w:rPr>
          <w:rFonts w:ascii="Times New Roman" w:hAnsi="Times New Roman"/>
          <w:snapToGrid/>
        </w:rPr>
        <w:t xml:space="preserve"> and Future work</w:t>
      </w:r>
    </w:p>
    <w:p w14:paraId="6D68752D" w14:textId="56588163" w:rsidR="00D82601" w:rsidRDefault="00971267" w:rsidP="00D82601">
      <w:pPr>
        <w:autoSpaceDE w:val="0"/>
        <w:autoSpaceDN w:val="0"/>
        <w:adjustRightInd w:val="0"/>
        <w:spacing w:line="240" w:lineRule="auto"/>
        <w:ind w:left="142" w:firstLine="278"/>
        <w:rPr>
          <w:snapToGrid w:val="0"/>
          <w:sz w:val="20"/>
          <w:szCs w:val="22"/>
          <w:lang w:bidi="en-US"/>
        </w:rPr>
      </w:pPr>
      <w:bookmarkStart w:id="28" w:name="_Hlk47005577"/>
      <w:r>
        <w:rPr>
          <w:bCs/>
          <w:snapToGrid w:val="0"/>
          <w:sz w:val="20"/>
          <w:lang w:bidi="en-US"/>
        </w:rPr>
        <w:t xml:space="preserve">In this </w:t>
      </w:r>
      <w:r w:rsidR="002D59F4" w:rsidRPr="002D59F4">
        <w:rPr>
          <w:bCs/>
          <w:snapToGrid w:val="0"/>
          <w:sz w:val="20"/>
          <w:lang w:bidi="en-US"/>
        </w:rPr>
        <w:t>study</w:t>
      </w:r>
      <w:r w:rsidR="00873D8C">
        <w:rPr>
          <w:bCs/>
          <w:snapToGrid w:val="0"/>
          <w:sz w:val="20"/>
          <w:lang w:bidi="en-US"/>
        </w:rPr>
        <w:t xml:space="preserve"> proposes</w:t>
      </w:r>
      <w:r w:rsidR="002D59F4" w:rsidRPr="002D59F4">
        <w:rPr>
          <w:bCs/>
          <w:snapToGrid w:val="0"/>
          <w:sz w:val="20"/>
          <w:lang w:bidi="en-US"/>
        </w:rPr>
        <w:t xml:space="preserve"> a novel </w:t>
      </w:r>
      <w:r w:rsidR="002169CB">
        <w:rPr>
          <w:bCs/>
          <w:snapToGrid w:val="0"/>
          <w:sz w:val="20"/>
          <w:lang w:bidi="en-US"/>
        </w:rPr>
        <w:t>two-stage</w:t>
      </w:r>
      <w:r w:rsidR="00E03AD3">
        <w:rPr>
          <w:bCs/>
          <w:snapToGrid w:val="0"/>
          <w:sz w:val="20"/>
          <w:lang w:bidi="en-US"/>
        </w:rPr>
        <w:t xml:space="preserve"> squeeze (compress) and expand </w:t>
      </w:r>
      <w:r w:rsidR="008E1275">
        <w:rPr>
          <w:bCs/>
          <w:snapToGrid w:val="0"/>
          <w:sz w:val="20"/>
          <w:lang w:bidi="en-US"/>
        </w:rPr>
        <w:t xml:space="preserve">network architecture for single image super-resolution (SENext). </w:t>
      </w:r>
      <w:r w:rsidR="004B58D6">
        <w:rPr>
          <w:bCs/>
          <w:snapToGrid w:val="0"/>
          <w:sz w:val="20"/>
          <w:lang w:bidi="en-US"/>
        </w:rPr>
        <w:t xml:space="preserve">Proposed SENext </w:t>
      </w:r>
      <w:r w:rsidR="001B26AB">
        <w:rPr>
          <w:bCs/>
          <w:snapToGrid w:val="0"/>
          <w:sz w:val="20"/>
          <w:lang w:bidi="en-US"/>
        </w:rPr>
        <w:t xml:space="preserve">used SFEB, </w:t>
      </w:r>
      <w:r w:rsidR="004B58D6">
        <w:rPr>
          <w:bCs/>
          <w:snapToGrid w:val="0"/>
          <w:sz w:val="20"/>
          <w:lang w:bidi="en-US"/>
        </w:rPr>
        <w:t>SEB</w:t>
      </w:r>
      <w:r w:rsidR="00726165">
        <w:rPr>
          <w:bCs/>
          <w:snapToGrid w:val="0"/>
          <w:sz w:val="20"/>
          <w:lang w:bidi="en-US"/>
        </w:rPr>
        <w:t xml:space="preserve">, SCB, CUB, and </w:t>
      </w:r>
      <w:r w:rsidR="001E7DD3">
        <w:rPr>
          <w:bCs/>
          <w:snapToGrid w:val="0"/>
          <w:sz w:val="20"/>
          <w:lang w:bidi="en-US"/>
        </w:rPr>
        <w:t>UBB blocks</w:t>
      </w:r>
      <w:r w:rsidR="009F7E1F">
        <w:rPr>
          <w:bCs/>
          <w:snapToGrid w:val="0"/>
          <w:sz w:val="20"/>
          <w:lang w:bidi="en-US"/>
        </w:rPr>
        <w:t xml:space="preserve"> with the support of </w:t>
      </w:r>
      <w:r w:rsidR="002D59F4" w:rsidRPr="002D59F4">
        <w:rPr>
          <w:bCs/>
          <w:snapToGrid w:val="0"/>
          <w:sz w:val="20"/>
          <w:lang w:bidi="en-US"/>
        </w:rPr>
        <w:t>local and global skip connections</w:t>
      </w:r>
      <w:r w:rsidR="009F7E1F">
        <w:rPr>
          <w:bCs/>
          <w:snapToGrid w:val="0"/>
          <w:sz w:val="20"/>
          <w:lang w:bidi="en-US"/>
        </w:rPr>
        <w:t xml:space="preserve">. </w:t>
      </w:r>
      <w:r w:rsidR="009A5903" w:rsidRPr="009A5903">
        <w:rPr>
          <w:bCs/>
          <w:snapToGrid w:val="0"/>
          <w:sz w:val="20"/>
          <w:szCs w:val="22"/>
          <w:lang w:bidi="en-US"/>
        </w:rPr>
        <w:t xml:space="preserve">The </w:t>
      </w:r>
      <w:r w:rsidR="00726165">
        <w:rPr>
          <w:bCs/>
          <w:snapToGrid w:val="0"/>
          <w:sz w:val="20"/>
          <w:szCs w:val="22"/>
          <w:lang w:bidi="en-US"/>
        </w:rPr>
        <w:t xml:space="preserve">SFEB block </w:t>
      </w:r>
      <w:r w:rsidR="00873D8C">
        <w:rPr>
          <w:bCs/>
          <w:snapToGrid w:val="0"/>
          <w:sz w:val="20"/>
          <w:szCs w:val="22"/>
          <w:lang w:bidi="en-US"/>
        </w:rPr>
        <w:t>extracts</w:t>
      </w:r>
      <w:r w:rsidR="0051094F">
        <w:rPr>
          <w:bCs/>
          <w:snapToGrid w:val="0"/>
          <w:sz w:val="20"/>
          <w:szCs w:val="22"/>
          <w:lang w:bidi="en-US"/>
        </w:rPr>
        <w:t xml:space="preserve"> the </w:t>
      </w:r>
      <w:r w:rsidR="002169CB">
        <w:rPr>
          <w:bCs/>
          <w:snapToGrid w:val="0"/>
          <w:sz w:val="20"/>
          <w:szCs w:val="22"/>
          <w:lang w:bidi="en-US"/>
        </w:rPr>
        <w:t>low-frequency</w:t>
      </w:r>
      <w:r w:rsidR="0051094F">
        <w:rPr>
          <w:bCs/>
          <w:snapToGrid w:val="0"/>
          <w:sz w:val="20"/>
          <w:szCs w:val="22"/>
          <w:lang w:bidi="en-US"/>
        </w:rPr>
        <w:t xml:space="preserve"> features from the </w:t>
      </w:r>
      <w:r w:rsidR="009A5903" w:rsidRPr="009A5903">
        <w:rPr>
          <w:bCs/>
          <w:snapToGrid w:val="0"/>
          <w:sz w:val="20"/>
          <w:szCs w:val="22"/>
          <w:lang w:bidi="en-US"/>
        </w:rPr>
        <w:t>original LR image</w:t>
      </w:r>
      <w:r w:rsidR="002E072C">
        <w:rPr>
          <w:bCs/>
          <w:snapToGrid w:val="0"/>
          <w:sz w:val="20"/>
          <w:szCs w:val="22"/>
          <w:lang w:bidi="en-US"/>
        </w:rPr>
        <w:t xml:space="preserve">. The resultant features are </w:t>
      </w:r>
      <w:r w:rsidR="009A5903" w:rsidRPr="009A5903">
        <w:rPr>
          <w:bCs/>
          <w:snapToGrid w:val="0"/>
          <w:sz w:val="20"/>
          <w:szCs w:val="22"/>
          <w:lang w:bidi="en-US"/>
        </w:rPr>
        <w:t xml:space="preserve">fed </w:t>
      </w:r>
      <w:r w:rsidR="007302DA">
        <w:rPr>
          <w:bCs/>
          <w:snapToGrid w:val="0"/>
          <w:sz w:val="20"/>
          <w:szCs w:val="22"/>
          <w:lang w:bidi="en-US"/>
        </w:rPr>
        <w:t xml:space="preserve">to the </w:t>
      </w:r>
      <w:r w:rsidR="001E7DD3">
        <w:rPr>
          <w:bCs/>
          <w:snapToGrid w:val="0"/>
          <w:sz w:val="20"/>
          <w:szCs w:val="22"/>
          <w:lang w:bidi="en-US"/>
        </w:rPr>
        <w:t xml:space="preserve">remaining blocks through </w:t>
      </w:r>
      <w:r w:rsidR="00D031B6">
        <w:rPr>
          <w:bCs/>
          <w:snapToGrid w:val="0"/>
          <w:sz w:val="20"/>
          <w:szCs w:val="22"/>
          <w:lang w:bidi="en-US"/>
        </w:rPr>
        <w:t xml:space="preserve">a </w:t>
      </w:r>
      <w:r w:rsidR="00F15D83">
        <w:rPr>
          <w:bCs/>
          <w:snapToGrid w:val="0"/>
          <w:sz w:val="20"/>
          <w:szCs w:val="22"/>
          <w:lang w:bidi="en-US"/>
        </w:rPr>
        <w:t xml:space="preserve">long </w:t>
      </w:r>
      <w:r w:rsidR="00873D8C">
        <w:rPr>
          <w:bCs/>
          <w:snapToGrid w:val="0"/>
          <w:sz w:val="20"/>
          <w:szCs w:val="22"/>
          <w:lang w:bidi="en-US"/>
        </w:rPr>
        <w:t>and</w:t>
      </w:r>
      <w:r w:rsidR="002169CB">
        <w:rPr>
          <w:bCs/>
          <w:snapToGrid w:val="0"/>
          <w:sz w:val="20"/>
          <w:szCs w:val="22"/>
          <w:lang w:bidi="en-US"/>
        </w:rPr>
        <w:t xml:space="preserve"> </w:t>
      </w:r>
      <w:r w:rsidR="00F15D83">
        <w:rPr>
          <w:bCs/>
          <w:snapToGrid w:val="0"/>
          <w:sz w:val="20"/>
          <w:szCs w:val="22"/>
          <w:lang w:bidi="en-US"/>
        </w:rPr>
        <w:t xml:space="preserve">short </w:t>
      </w:r>
      <w:r w:rsidR="009A5903" w:rsidRPr="009A5903">
        <w:rPr>
          <w:bCs/>
          <w:snapToGrid w:val="0"/>
          <w:sz w:val="20"/>
          <w:szCs w:val="22"/>
          <w:lang w:bidi="en-US"/>
        </w:rPr>
        <w:t>skip</w:t>
      </w:r>
      <w:r w:rsidR="00D031B6">
        <w:rPr>
          <w:bCs/>
          <w:snapToGrid w:val="0"/>
          <w:sz w:val="20"/>
          <w:szCs w:val="22"/>
          <w:lang w:bidi="en-US"/>
        </w:rPr>
        <w:t xml:space="preserve"> route. </w:t>
      </w:r>
      <w:r w:rsidR="00302D57">
        <w:rPr>
          <w:bCs/>
          <w:snapToGrid w:val="0"/>
          <w:sz w:val="20"/>
          <w:szCs w:val="22"/>
          <w:lang w:bidi="en-US"/>
        </w:rPr>
        <w:t xml:space="preserve">Implementation of </w:t>
      </w:r>
      <w:r w:rsidR="00941543">
        <w:rPr>
          <w:bCs/>
          <w:snapToGrid w:val="0"/>
          <w:sz w:val="20"/>
          <w:szCs w:val="22"/>
          <w:lang w:bidi="en-US"/>
        </w:rPr>
        <w:t>SEB</w:t>
      </w:r>
      <w:r w:rsidR="00302D57">
        <w:rPr>
          <w:bCs/>
          <w:snapToGrid w:val="0"/>
          <w:sz w:val="20"/>
          <w:szCs w:val="22"/>
          <w:lang w:bidi="en-US"/>
        </w:rPr>
        <w:t xml:space="preserve"> </w:t>
      </w:r>
      <w:r w:rsidR="00A32598">
        <w:rPr>
          <w:bCs/>
          <w:snapToGrid w:val="0"/>
          <w:sz w:val="20"/>
          <w:szCs w:val="22"/>
          <w:lang w:bidi="en-US"/>
        </w:rPr>
        <w:t xml:space="preserve">side-by-side </w:t>
      </w:r>
      <w:r w:rsidR="00873D8C">
        <w:rPr>
          <w:bCs/>
          <w:snapToGrid w:val="0"/>
          <w:sz w:val="20"/>
          <w:szCs w:val="22"/>
          <w:lang w:bidi="en-US"/>
        </w:rPr>
        <w:t>reduces</w:t>
      </w:r>
      <w:r w:rsidR="00E159A1">
        <w:rPr>
          <w:bCs/>
          <w:snapToGrid w:val="0"/>
          <w:sz w:val="20"/>
          <w:szCs w:val="22"/>
          <w:lang w:bidi="en-US"/>
        </w:rPr>
        <w:t xml:space="preserve"> the computational cost of the model </w:t>
      </w:r>
      <w:r w:rsidR="00873D8C">
        <w:rPr>
          <w:bCs/>
          <w:snapToGrid w:val="0"/>
          <w:sz w:val="20"/>
          <w:szCs w:val="22"/>
          <w:lang w:bidi="en-US"/>
        </w:rPr>
        <w:t>and calculates</w:t>
      </w:r>
      <w:r w:rsidR="00E12D49">
        <w:rPr>
          <w:bCs/>
          <w:snapToGrid w:val="0"/>
          <w:sz w:val="20"/>
          <w:szCs w:val="22"/>
          <w:lang w:bidi="en-US"/>
        </w:rPr>
        <w:t xml:space="preserve"> the </w:t>
      </w:r>
      <w:r w:rsidR="002169CB">
        <w:rPr>
          <w:bCs/>
          <w:snapToGrid w:val="0"/>
          <w:sz w:val="20"/>
          <w:szCs w:val="22"/>
          <w:lang w:bidi="en-US"/>
        </w:rPr>
        <w:t>high-frequency</w:t>
      </w:r>
      <w:r w:rsidR="00E12D49">
        <w:rPr>
          <w:bCs/>
          <w:snapToGrid w:val="0"/>
          <w:sz w:val="20"/>
          <w:szCs w:val="22"/>
          <w:lang w:bidi="en-US"/>
        </w:rPr>
        <w:t xml:space="preserve"> features </w:t>
      </w:r>
      <w:r w:rsidR="00DD23A8" w:rsidRPr="00DD23A8">
        <w:rPr>
          <w:bCs/>
          <w:snapToGrid w:val="0"/>
          <w:sz w:val="20"/>
          <w:szCs w:val="22"/>
          <w:lang w:bidi="en-US"/>
        </w:rPr>
        <w:t>information</w:t>
      </w:r>
      <w:r w:rsidR="00BC05A9">
        <w:rPr>
          <w:bCs/>
          <w:snapToGrid w:val="0"/>
          <w:sz w:val="20"/>
          <w:szCs w:val="22"/>
          <w:lang w:bidi="en-US"/>
        </w:rPr>
        <w:t xml:space="preserve">. </w:t>
      </w:r>
      <w:r w:rsidR="00D854D2">
        <w:rPr>
          <w:bCs/>
          <w:snapToGrid w:val="0"/>
          <w:sz w:val="20"/>
          <w:szCs w:val="22"/>
          <w:lang w:bidi="en-US"/>
        </w:rPr>
        <w:t xml:space="preserve">The </w:t>
      </w:r>
      <w:r w:rsidR="002169CB">
        <w:rPr>
          <w:bCs/>
          <w:snapToGrid w:val="0"/>
          <w:sz w:val="20"/>
          <w:szCs w:val="22"/>
          <w:lang w:bidi="en-US"/>
        </w:rPr>
        <w:t>use</w:t>
      </w:r>
      <w:r w:rsidR="00D854D2">
        <w:rPr>
          <w:bCs/>
          <w:snapToGrid w:val="0"/>
          <w:sz w:val="20"/>
          <w:szCs w:val="22"/>
          <w:lang w:bidi="en-US"/>
        </w:rPr>
        <w:t xml:space="preserve"> of extensive</w:t>
      </w:r>
      <w:r w:rsidR="00A32598">
        <w:rPr>
          <w:bCs/>
          <w:snapToGrid w:val="0"/>
          <w:sz w:val="20"/>
          <w:szCs w:val="22"/>
          <w:lang w:bidi="en-US"/>
        </w:rPr>
        <w:t xml:space="preserve"> sub-local</w:t>
      </w:r>
      <w:r w:rsidR="00D854D2">
        <w:rPr>
          <w:bCs/>
          <w:snapToGrid w:val="0"/>
          <w:sz w:val="20"/>
          <w:szCs w:val="22"/>
          <w:lang w:bidi="en-US"/>
        </w:rPr>
        <w:t xml:space="preserve"> skip connections </w:t>
      </w:r>
      <w:proofErr w:type="gramStart"/>
      <w:r w:rsidR="002169CB">
        <w:rPr>
          <w:bCs/>
          <w:snapToGrid w:val="0"/>
          <w:sz w:val="20"/>
          <w:szCs w:val="22"/>
          <w:lang w:bidi="en-US"/>
        </w:rPr>
        <w:t>help</w:t>
      </w:r>
      <w:proofErr w:type="gramEnd"/>
      <w:r w:rsidR="00976805" w:rsidRPr="00976805">
        <w:rPr>
          <w:bCs/>
          <w:snapToGrid w:val="0"/>
          <w:sz w:val="20"/>
          <w:szCs w:val="22"/>
          <w:lang w:bidi="en-US"/>
        </w:rPr>
        <w:t xml:space="preserve"> to reduce</w:t>
      </w:r>
      <w:r w:rsidR="009A72BD">
        <w:rPr>
          <w:bCs/>
          <w:snapToGrid w:val="0"/>
          <w:sz w:val="20"/>
          <w:szCs w:val="22"/>
          <w:lang w:bidi="en-US"/>
        </w:rPr>
        <w:t xml:space="preserve"> vanishing gradient problems during the training</w:t>
      </w:r>
      <w:r w:rsidR="006C021C">
        <w:rPr>
          <w:bCs/>
          <w:snapToGrid w:val="0"/>
          <w:sz w:val="20"/>
          <w:szCs w:val="22"/>
          <w:lang w:bidi="en-US"/>
        </w:rPr>
        <w:t xml:space="preserve">. </w:t>
      </w:r>
      <w:r w:rsidR="006314D5">
        <w:rPr>
          <w:bCs/>
          <w:snapToGrid w:val="0"/>
          <w:sz w:val="20"/>
          <w:szCs w:val="22"/>
          <w:lang w:bidi="en-US"/>
        </w:rPr>
        <w:t>In addition</w:t>
      </w:r>
      <w:r w:rsidR="0022704D">
        <w:rPr>
          <w:bCs/>
          <w:snapToGrid w:val="0"/>
          <w:sz w:val="20"/>
          <w:szCs w:val="22"/>
          <w:lang w:bidi="en-US"/>
        </w:rPr>
        <w:t xml:space="preserve">, </w:t>
      </w:r>
      <w:r w:rsidR="006314D5">
        <w:rPr>
          <w:bCs/>
          <w:snapToGrid w:val="0"/>
          <w:sz w:val="20"/>
          <w:szCs w:val="22"/>
          <w:lang w:bidi="en-US"/>
        </w:rPr>
        <w:t xml:space="preserve">to activate the dead neurons in the model during the training, we replaced the conventional </w:t>
      </w:r>
      <w:proofErr w:type="spellStart"/>
      <w:r w:rsidR="006314D5">
        <w:rPr>
          <w:bCs/>
          <w:snapToGrid w:val="0"/>
          <w:sz w:val="20"/>
          <w:szCs w:val="22"/>
          <w:lang w:bidi="en-US"/>
        </w:rPr>
        <w:t>ReLU</w:t>
      </w:r>
      <w:proofErr w:type="spellEnd"/>
      <w:r w:rsidR="006314D5">
        <w:rPr>
          <w:bCs/>
          <w:snapToGrid w:val="0"/>
          <w:sz w:val="20"/>
          <w:szCs w:val="22"/>
          <w:lang w:bidi="en-US"/>
        </w:rPr>
        <w:t xml:space="preserve"> activation function with </w:t>
      </w:r>
      <w:proofErr w:type="spellStart"/>
      <w:r w:rsidR="006314D5">
        <w:rPr>
          <w:bCs/>
          <w:snapToGrid w:val="0"/>
          <w:sz w:val="20"/>
          <w:szCs w:val="22"/>
          <w:lang w:bidi="en-US"/>
        </w:rPr>
        <w:t>LReLU</w:t>
      </w:r>
      <w:proofErr w:type="spellEnd"/>
      <w:r w:rsidR="00996E11" w:rsidRPr="00996E11">
        <w:rPr>
          <w:bCs/>
          <w:snapToGrid w:val="0"/>
          <w:sz w:val="20"/>
          <w:szCs w:val="22"/>
          <w:lang w:bidi="en-US"/>
        </w:rPr>
        <w:t>.</w:t>
      </w:r>
      <w:r w:rsidR="000B6A96">
        <w:rPr>
          <w:bCs/>
          <w:snapToGrid w:val="0"/>
          <w:sz w:val="20"/>
          <w:szCs w:val="22"/>
          <w:lang w:bidi="en-US"/>
        </w:rPr>
        <w:t xml:space="preserve"> </w:t>
      </w:r>
      <w:r w:rsidR="00EC4C7D">
        <w:rPr>
          <w:bCs/>
          <w:snapToGrid w:val="0"/>
          <w:sz w:val="20"/>
          <w:szCs w:val="22"/>
          <w:lang w:bidi="en-US"/>
        </w:rPr>
        <w:t>Furthermore, t</w:t>
      </w:r>
      <w:r w:rsidR="0047231B" w:rsidRPr="00EC4C7D">
        <w:rPr>
          <w:bCs/>
          <w:snapToGrid w:val="0"/>
          <w:sz w:val="20"/>
          <w:szCs w:val="22"/>
          <w:lang w:bidi="en-US"/>
        </w:rPr>
        <w:t xml:space="preserve">he </w:t>
      </w:r>
      <w:r w:rsidR="00525237">
        <w:rPr>
          <w:bCs/>
          <w:snapToGrid w:val="0"/>
          <w:sz w:val="20"/>
          <w:szCs w:val="22"/>
          <w:lang w:bidi="en-US"/>
        </w:rPr>
        <w:t xml:space="preserve">comparative analysis and </w:t>
      </w:r>
      <w:r w:rsidR="0047231B" w:rsidRPr="00EC4C7D">
        <w:rPr>
          <w:bCs/>
          <w:snapToGrid w:val="0"/>
          <w:sz w:val="20"/>
          <w:szCs w:val="22"/>
          <w:lang w:bidi="en-US"/>
        </w:rPr>
        <w:t>ablation study show</w:t>
      </w:r>
      <w:r w:rsidR="00423E93" w:rsidRPr="00EC4C7D">
        <w:rPr>
          <w:bCs/>
          <w:snapToGrid w:val="0"/>
          <w:sz w:val="20"/>
          <w:szCs w:val="22"/>
          <w:lang w:bidi="en-US"/>
        </w:rPr>
        <w:t xml:space="preserve">s </w:t>
      </w:r>
      <w:r w:rsidR="0047231B" w:rsidRPr="00EC4C7D">
        <w:rPr>
          <w:bCs/>
          <w:snapToGrid w:val="0"/>
          <w:sz w:val="20"/>
          <w:szCs w:val="22"/>
          <w:lang w:bidi="en-US"/>
        </w:rPr>
        <w:t>the efficiency of</w:t>
      </w:r>
      <w:r w:rsidR="00423E93" w:rsidRPr="00EC4C7D">
        <w:rPr>
          <w:bCs/>
          <w:snapToGrid w:val="0"/>
          <w:sz w:val="20"/>
          <w:szCs w:val="22"/>
          <w:lang w:bidi="en-US"/>
        </w:rPr>
        <w:t xml:space="preserve"> a </w:t>
      </w:r>
      <w:r w:rsidR="0047231B" w:rsidRPr="00EC4C7D">
        <w:rPr>
          <w:bCs/>
          <w:snapToGrid w:val="0"/>
          <w:sz w:val="20"/>
          <w:szCs w:val="22"/>
          <w:lang w:bidi="en-US"/>
        </w:rPr>
        <w:t xml:space="preserve">squeeze and excitation </w:t>
      </w:r>
      <w:r w:rsidR="00525237">
        <w:rPr>
          <w:bCs/>
          <w:snapToGrid w:val="0"/>
          <w:sz w:val="20"/>
          <w:szCs w:val="22"/>
          <w:lang w:bidi="en-US"/>
        </w:rPr>
        <w:t xml:space="preserve">network </w:t>
      </w:r>
      <w:r w:rsidR="00823ADD">
        <w:rPr>
          <w:bCs/>
          <w:snapToGrid w:val="0"/>
          <w:sz w:val="20"/>
          <w:szCs w:val="22"/>
          <w:lang w:bidi="en-US"/>
        </w:rPr>
        <w:t xml:space="preserve">to </w:t>
      </w:r>
      <w:r w:rsidR="0047231B" w:rsidRPr="00EC4C7D">
        <w:rPr>
          <w:bCs/>
          <w:snapToGrid w:val="0"/>
          <w:sz w:val="20"/>
          <w:szCs w:val="22"/>
          <w:lang w:bidi="en-US"/>
        </w:rPr>
        <w:t xml:space="preserve">reduce lots of parameters and computations only with slight performance </w:t>
      </w:r>
      <w:r w:rsidR="002169CB">
        <w:rPr>
          <w:bCs/>
          <w:snapToGrid w:val="0"/>
          <w:sz w:val="20"/>
          <w:szCs w:val="22"/>
          <w:lang w:bidi="en-US"/>
        </w:rPr>
        <w:t>drops</w:t>
      </w:r>
      <w:r w:rsidR="0047231B" w:rsidRPr="00EC4C7D">
        <w:rPr>
          <w:bCs/>
          <w:snapToGrid w:val="0"/>
          <w:sz w:val="20"/>
          <w:szCs w:val="22"/>
          <w:lang w:bidi="en-US"/>
        </w:rPr>
        <w:t xml:space="preserve">. </w:t>
      </w:r>
      <w:r w:rsidR="00F02B14" w:rsidRPr="00F02B14">
        <w:rPr>
          <w:bCs/>
          <w:snapToGrid w:val="0"/>
          <w:sz w:val="20"/>
          <w:szCs w:val="22"/>
          <w:lang w:bidi="en-US"/>
        </w:rPr>
        <w:t xml:space="preserve">Extensive </w:t>
      </w:r>
      <w:r w:rsidR="00F02B14">
        <w:rPr>
          <w:bCs/>
          <w:snapToGrid w:val="0"/>
          <w:sz w:val="20"/>
          <w:szCs w:val="22"/>
          <w:lang w:bidi="en-US"/>
        </w:rPr>
        <w:t xml:space="preserve">evaluations on </w:t>
      </w:r>
      <w:r w:rsidR="00F02B14" w:rsidRPr="00F02B14">
        <w:rPr>
          <w:bCs/>
          <w:snapToGrid w:val="0"/>
          <w:sz w:val="20"/>
          <w:szCs w:val="22"/>
          <w:lang w:bidi="en-US"/>
        </w:rPr>
        <w:t>five benchmark</w:t>
      </w:r>
      <w:r w:rsidR="00F02B14">
        <w:rPr>
          <w:bCs/>
          <w:snapToGrid w:val="0"/>
          <w:sz w:val="20"/>
          <w:szCs w:val="22"/>
          <w:lang w:bidi="en-US"/>
        </w:rPr>
        <w:t xml:space="preserve"> test</w:t>
      </w:r>
      <w:r w:rsidR="00F02B14" w:rsidRPr="00F02B14">
        <w:rPr>
          <w:bCs/>
          <w:snapToGrid w:val="0"/>
          <w:sz w:val="20"/>
          <w:szCs w:val="22"/>
          <w:lang w:bidi="en-US"/>
        </w:rPr>
        <w:t xml:space="preserve"> datasets show that using a large upsampling factor of 4</w:t>
      </w:r>
      <w:r w:rsidR="00F02B14" w:rsidRPr="009752DF">
        <w:rPr>
          <w:snapToGrid w:val="0"/>
          <w:sz w:val="20"/>
          <w:szCs w:val="22"/>
          <w:lang w:bidi="en-US"/>
        </w:rPr>
        <w:t>×</w:t>
      </w:r>
      <w:r w:rsidR="00F02B14" w:rsidRPr="00F02B14">
        <w:rPr>
          <w:bCs/>
          <w:snapToGrid w:val="0"/>
          <w:sz w:val="20"/>
          <w:szCs w:val="22"/>
          <w:lang w:bidi="en-US"/>
        </w:rPr>
        <w:t xml:space="preserve"> or 8</w:t>
      </w:r>
      <w:r w:rsidR="00F02B14" w:rsidRPr="009752DF">
        <w:rPr>
          <w:snapToGrid w:val="0"/>
          <w:sz w:val="20"/>
          <w:szCs w:val="22"/>
          <w:lang w:bidi="en-US"/>
        </w:rPr>
        <w:t>×</w:t>
      </w:r>
      <w:r w:rsidR="00F02B14" w:rsidRPr="00F02B14">
        <w:rPr>
          <w:bCs/>
          <w:snapToGrid w:val="0"/>
          <w:sz w:val="20"/>
          <w:szCs w:val="22"/>
          <w:lang w:bidi="en-US"/>
        </w:rPr>
        <w:t xml:space="preserve"> improves the reconstruction </w:t>
      </w:r>
      <w:r w:rsidR="00F51FEE">
        <w:rPr>
          <w:bCs/>
          <w:snapToGrid w:val="0"/>
          <w:sz w:val="20"/>
          <w:szCs w:val="22"/>
          <w:lang w:bidi="en-US"/>
        </w:rPr>
        <w:t xml:space="preserve">results </w:t>
      </w:r>
      <w:r w:rsidR="00F02B14" w:rsidRPr="00F02B14">
        <w:rPr>
          <w:bCs/>
          <w:snapToGrid w:val="0"/>
          <w:sz w:val="20"/>
          <w:szCs w:val="22"/>
          <w:lang w:bidi="en-US"/>
        </w:rPr>
        <w:t>in both quantitative and qualitative criteria.</w:t>
      </w:r>
      <w:r w:rsidR="00CB4821" w:rsidRPr="009752DF">
        <w:rPr>
          <w:snapToGrid w:val="0"/>
          <w:sz w:val="20"/>
          <w:szCs w:val="22"/>
          <w:lang w:bidi="en-US"/>
        </w:rPr>
        <w:t xml:space="preserve"> </w:t>
      </w:r>
      <w:r w:rsidR="00EB1763" w:rsidRPr="009752DF">
        <w:rPr>
          <w:snapToGrid w:val="0"/>
          <w:sz w:val="20"/>
          <w:szCs w:val="22"/>
          <w:lang w:bidi="en-US"/>
        </w:rPr>
        <w:t xml:space="preserve">In the future, we </w:t>
      </w:r>
      <w:r w:rsidR="003730ED">
        <w:rPr>
          <w:snapToGrid w:val="0"/>
          <w:sz w:val="20"/>
          <w:szCs w:val="22"/>
          <w:lang w:bidi="en-US"/>
        </w:rPr>
        <w:t xml:space="preserve">will further optimize our model </w:t>
      </w:r>
      <w:r w:rsidR="005B7FE8">
        <w:rPr>
          <w:snapToGrid w:val="0"/>
          <w:sz w:val="20"/>
          <w:szCs w:val="22"/>
          <w:lang w:bidi="en-US"/>
        </w:rPr>
        <w:t xml:space="preserve">to introduce multi-path learning with dense global and local skip connections </w:t>
      </w:r>
      <w:r w:rsidR="00EB1763" w:rsidRPr="009752DF">
        <w:rPr>
          <w:snapToGrid w:val="0"/>
          <w:sz w:val="20"/>
          <w:szCs w:val="22"/>
          <w:lang w:bidi="en-US"/>
        </w:rPr>
        <w:t>under complex scenarios</w:t>
      </w:r>
      <w:r w:rsidR="00E54F9D">
        <w:rPr>
          <w:snapToGrid w:val="0"/>
          <w:sz w:val="20"/>
          <w:szCs w:val="22"/>
          <w:lang w:bidi="en-US"/>
        </w:rPr>
        <w:t xml:space="preserve">. </w:t>
      </w:r>
      <w:r w:rsidR="00D82601" w:rsidRPr="00D82601">
        <w:rPr>
          <w:snapToGrid w:val="0"/>
          <w:sz w:val="20"/>
          <w:szCs w:val="22"/>
          <w:lang w:bidi="en-US"/>
        </w:rPr>
        <w:t xml:space="preserve">Future work will involve further model optimization to implement multi-path learning with dense global and local skip connections </w:t>
      </w:r>
      <w:r w:rsidR="007E4F89">
        <w:rPr>
          <w:snapToGrid w:val="0"/>
          <w:sz w:val="20"/>
          <w:szCs w:val="22"/>
          <w:lang w:bidi="en-US"/>
        </w:rPr>
        <w:t xml:space="preserve">under complex scenarios. </w:t>
      </w:r>
    </w:p>
    <w:p w14:paraId="5272D35E" w14:textId="77777777" w:rsidR="00FD0EBD" w:rsidRPr="00FD0EBD" w:rsidRDefault="00FD0EBD" w:rsidP="00FD0EBD">
      <w:pPr>
        <w:rPr>
          <w:rFonts w:eastAsia="SimSun"/>
          <w:b/>
          <w:color w:val="auto"/>
          <w:sz w:val="20"/>
          <w:lang w:eastAsia="en-US"/>
        </w:rPr>
      </w:pPr>
      <w:r w:rsidRPr="00FD0EBD">
        <w:rPr>
          <w:rFonts w:eastAsia="SimSun"/>
          <w:b/>
          <w:color w:val="auto"/>
          <w:sz w:val="20"/>
          <w:lang w:eastAsia="en-US"/>
        </w:rPr>
        <w:t xml:space="preserve">Author contributions </w:t>
      </w:r>
    </w:p>
    <w:p w14:paraId="0309D68A" w14:textId="1C4DE0B9" w:rsidR="00FD0EBD" w:rsidRDefault="0040748B" w:rsidP="00CB4821">
      <w:pPr>
        <w:ind w:firstLine="420"/>
        <w:rPr>
          <w:snapToGrid w:val="0"/>
          <w:sz w:val="20"/>
          <w:szCs w:val="22"/>
          <w:lang w:bidi="en-US"/>
        </w:rPr>
      </w:pPr>
      <w:r>
        <w:rPr>
          <w:snapToGrid w:val="0"/>
          <w:sz w:val="20"/>
          <w:szCs w:val="22"/>
          <w:lang w:bidi="en-US"/>
        </w:rPr>
        <w:t>“</w:t>
      </w:r>
      <w:r w:rsidR="00FD0EBD" w:rsidRPr="001565F6">
        <w:rPr>
          <w:snapToGrid w:val="0"/>
          <w:sz w:val="20"/>
          <w:szCs w:val="22"/>
          <w:lang w:bidi="en-US"/>
        </w:rPr>
        <w:t xml:space="preserve">This manuscript was performed in collaboration between the authors. </w:t>
      </w:r>
      <w:r w:rsidR="001565F6">
        <w:rPr>
          <w:snapToGrid w:val="0"/>
          <w:sz w:val="20"/>
          <w:szCs w:val="22"/>
          <w:lang w:bidi="en-US"/>
        </w:rPr>
        <w:t xml:space="preserve">Wazir Muhammad </w:t>
      </w:r>
      <w:r w:rsidR="00FD0EBD" w:rsidRPr="001565F6">
        <w:rPr>
          <w:snapToGrid w:val="0"/>
          <w:sz w:val="20"/>
          <w:szCs w:val="22"/>
          <w:lang w:bidi="en-US"/>
        </w:rPr>
        <w:t xml:space="preserve">proposed the new SISR method based </w:t>
      </w:r>
      <w:r w:rsidR="002169CB">
        <w:rPr>
          <w:snapToGrid w:val="0"/>
          <w:sz w:val="20"/>
          <w:szCs w:val="22"/>
          <w:lang w:bidi="en-US"/>
        </w:rPr>
        <w:t xml:space="preserve">on </w:t>
      </w:r>
      <w:r w:rsidR="001565F6">
        <w:rPr>
          <w:snapToGrid w:val="0"/>
          <w:sz w:val="20"/>
          <w:szCs w:val="22"/>
          <w:lang w:bidi="en-US"/>
        </w:rPr>
        <w:t>squeeze-and-excitation blocks</w:t>
      </w:r>
      <w:r w:rsidR="00FD0EBD" w:rsidRPr="001565F6">
        <w:rPr>
          <w:snapToGrid w:val="0"/>
          <w:sz w:val="20"/>
          <w:szCs w:val="22"/>
          <w:lang w:bidi="en-US"/>
        </w:rPr>
        <w:t xml:space="preserve">. </w:t>
      </w:r>
      <w:r w:rsidR="00214722">
        <w:rPr>
          <w:snapToGrid w:val="0"/>
          <w:sz w:val="20"/>
          <w:szCs w:val="22"/>
          <w:lang w:bidi="en-US"/>
        </w:rPr>
        <w:t>Wazir Muhammad, Supavadee Aramvith</w:t>
      </w:r>
      <w:r w:rsidR="002169CB">
        <w:rPr>
          <w:snapToGrid w:val="0"/>
          <w:sz w:val="20"/>
          <w:szCs w:val="22"/>
          <w:lang w:bidi="en-US"/>
        </w:rPr>
        <w:t>,</w:t>
      </w:r>
      <w:r w:rsidR="00214722">
        <w:rPr>
          <w:snapToGrid w:val="0"/>
          <w:sz w:val="20"/>
          <w:szCs w:val="22"/>
          <w:lang w:bidi="en-US"/>
        </w:rPr>
        <w:t xml:space="preserve"> and Takao </w:t>
      </w:r>
      <w:proofErr w:type="spellStart"/>
      <w:r w:rsidR="00214722">
        <w:rPr>
          <w:snapToGrid w:val="0"/>
          <w:sz w:val="20"/>
          <w:szCs w:val="22"/>
          <w:lang w:bidi="en-US"/>
        </w:rPr>
        <w:t>Onoye</w:t>
      </w:r>
      <w:proofErr w:type="spellEnd"/>
      <w:r w:rsidR="00214722">
        <w:rPr>
          <w:snapToGrid w:val="0"/>
          <w:sz w:val="20"/>
          <w:szCs w:val="22"/>
          <w:lang w:bidi="en-US"/>
        </w:rPr>
        <w:t xml:space="preserve"> </w:t>
      </w:r>
      <w:r w:rsidR="00FD0EBD" w:rsidRPr="001565F6">
        <w:rPr>
          <w:snapToGrid w:val="0"/>
          <w:sz w:val="20"/>
          <w:szCs w:val="22"/>
          <w:lang w:bidi="en-US"/>
        </w:rPr>
        <w:t xml:space="preserve">were involved in the writing and </w:t>
      </w:r>
      <w:r w:rsidR="00D54F95">
        <w:rPr>
          <w:snapToGrid w:val="0"/>
          <w:sz w:val="20"/>
          <w:szCs w:val="22"/>
          <w:lang w:bidi="en-US"/>
        </w:rPr>
        <w:t xml:space="preserve">reviewing </w:t>
      </w:r>
      <w:r w:rsidR="002169CB">
        <w:rPr>
          <w:snapToGrid w:val="0"/>
          <w:sz w:val="20"/>
          <w:szCs w:val="22"/>
          <w:lang w:bidi="en-US"/>
        </w:rPr>
        <w:t xml:space="preserve">of </w:t>
      </w:r>
      <w:r w:rsidR="00D54F95">
        <w:rPr>
          <w:snapToGrid w:val="0"/>
          <w:sz w:val="20"/>
          <w:szCs w:val="22"/>
          <w:lang w:bidi="en-US"/>
        </w:rPr>
        <w:t xml:space="preserve">the </w:t>
      </w:r>
      <w:r w:rsidR="00FD0EBD" w:rsidRPr="001565F6">
        <w:rPr>
          <w:snapToGrid w:val="0"/>
          <w:sz w:val="20"/>
          <w:szCs w:val="22"/>
          <w:lang w:bidi="en-US"/>
        </w:rPr>
        <w:t>manuscript. All authors discussed and approved the final manuscript</w:t>
      </w:r>
      <w:r w:rsidR="00D54F95">
        <w:rPr>
          <w:snapToGrid w:val="0"/>
          <w:sz w:val="20"/>
          <w:szCs w:val="22"/>
          <w:lang w:bidi="en-US"/>
        </w:rPr>
        <w:t xml:space="preserve"> for </w:t>
      </w:r>
      <w:r w:rsidR="00C53D3E">
        <w:rPr>
          <w:snapToGrid w:val="0"/>
          <w:sz w:val="20"/>
          <w:szCs w:val="22"/>
          <w:lang w:bidi="en-US"/>
        </w:rPr>
        <w:t xml:space="preserve">final </w:t>
      </w:r>
      <w:r w:rsidR="00D54F95">
        <w:rPr>
          <w:snapToGrid w:val="0"/>
          <w:sz w:val="20"/>
          <w:szCs w:val="22"/>
          <w:lang w:bidi="en-US"/>
        </w:rPr>
        <w:t>submission</w:t>
      </w:r>
      <w:r>
        <w:rPr>
          <w:snapToGrid w:val="0"/>
          <w:sz w:val="20"/>
          <w:szCs w:val="22"/>
          <w:lang w:bidi="en-US"/>
        </w:rPr>
        <w:t>”</w:t>
      </w:r>
      <w:r w:rsidR="00D54F95">
        <w:rPr>
          <w:snapToGrid w:val="0"/>
          <w:sz w:val="20"/>
          <w:szCs w:val="22"/>
          <w:lang w:bidi="en-US"/>
        </w:rPr>
        <w:t>.</w:t>
      </w:r>
    </w:p>
    <w:p w14:paraId="33471BDA" w14:textId="353B7A90" w:rsidR="0080220C" w:rsidRPr="009752DF" w:rsidRDefault="00370FC5" w:rsidP="0080220C">
      <w:pPr>
        <w:pStyle w:val="Els-acknowledgement"/>
      </w:pPr>
      <w:proofErr w:type="spellStart"/>
      <w:r>
        <w:t>CRediTa</w:t>
      </w:r>
      <w:r w:rsidR="0080220C" w:rsidRPr="009752DF">
        <w:t>uthorship</w:t>
      </w:r>
      <w:proofErr w:type="spellEnd"/>
      <w:r w:rsidR="0080220C" w:rsidRPr="009752DF">
        <w:t xml:space="preserve"> contribution statement</w:t>
      </w:r>
    </w:p>
    <w:p w14:paraId="4A0439A9" w14:textId="77777777" w:rsidR="0080220C" w:rsidRPr="009752DF" w:rsidRDefault="0080220C" w:rsidP="0080220C">
      <w:pPr>
        <w:pStyle w:val="Els-body-text"/>
        <w:ind w:firstLine="0"/>
      </w:pPr>
      <w:r w:rsidRPr="009752DF">
        <w:rPr>
          <w:b/>
          <w:bCs/>
        </w:rPr>
        <w:t>Wazir Muhammad</w:t>
      </w:r>
      <w:r w:rsidRPr="009752DF">
        <w:t xml:space="preserve">: Conceptualization, Methodology, Software, Validation, Writing - original draft. </w:t>
      </w:r>
      <w:r w:rsidRPr="009752DF">
        <w:rPr>
          <w:b/>
          <w:bCs/>
        </w:rPr>
        <w:t>Supavadee Aramvith</w:t>
      </w:r>
      <w:r w:rsidRPr="009752DF">
        <w:t xml:space="preserve">: Methodology, Supervision, Writing - review &amp; editing. </w:t>
      </w:r>
      <w:r w:rsidRPr="009752DF">
        <w:rPr>
          <w:b/>
          <w:bCs/>
        </w:rPr>
        <w:t xml:space="preserve">Takao </w:t>
      </w:r>
      <w:proofErr w:type="spellStart"/>
      <w:r w:rsidRPr="009752DF">
        <w:rPr>
          <w:b/>
          <w:bCs/>
        </w:rPr>
        <w:t>Onoye</w:t>
      </w:r>
      <w:proofErr w:type="spellEnd"/>
      <w:r w:rsidRPr="009752DF">
        <w:t>: Writing - review &amp; editing.</w:t>
      </w:r>
    </w:p>
    <w:p w14:paraId="5BEEC8A6" w14:textId="11CEF0D6" w:rsidR="00B81762" w:rsidRPr="009752DF" w:rsidRDefault="00B81762" w:rsidP="00B81762">
      <w:pPr>
        <w:pStyle w:val="Els-acknowledgement"/>
      </w:pPr>
      <w:r w:rsidRPr="009752DF">
        <w:t xml:space="preserve">Declaration of </w:t>
      </w:r>
      <w:r w:rsidR="0080220C">
        <w:t>c</w:t>
      </w:r>
      <w:r w:rsidRPr="009752DF">
        <w:t xml:space="preserve">ompeting </w:t>
      </w:r>
      <w:r w:rsidR="0080220C">
        <w:t>i</w:t>
      </w:r>
      <w:r w:rsidRPr="009752DF">
        <w:t>nterest</w:t>
      </w:r>
    </w:p>
    <w:p w14:paraId="729463A4" w14:textId="0D8AD9D4" w:rsidR="00B81762" w:rsidRDefault="00B81762" w:rsidP="00B81762">
      <w:pPr>
        <w:pStyle w:val="Els-body-text"/>
      </w:pPr>
      <w:r w:rsidRPr="009752DF">
        <w:t xml:space="preserve">    </w:t>
      </w:r>
      <w:r w:rsidR="0040748B">
        <w:t>“</w:t>
      </w:r>
      <w:r w:rsidRPr="009752DF">
        <w:t>The authors declare that they have no known competing financial interests or personal relationships that could have appeared to influence the work reported in this paper</w:t>
      </w:r>
      <w:r w:rsidR="0040748B">
        <w:t>”</w:t>
      </w:r>
      <w:r w:rsidRPr="009752DF">
        <w:t>.</w:t>
      </w:r>
    </w:p>
    <w:bookmarkEnd w:id="14"/>
    <w:bookmarkEnd w:id="15"/>
    <w:bookmarkEnd w:id="28"/>
    <w:p w14:paraId="26DA1507" w14:textId="77777777" w:rsidR="0080220C" w:rsidRPr="009752DF" w:rsidRDefault="0080220C" w:rsidP="0080220C">
      <w:pPr>
        <w:pStyle w:val="Els-acknowledgement"/>
      </w:pPr>
      <w:r w:rsidRPr="009752DF">
        <w:t>Acknowledgements</w:t>
      </w:r>
    </w:p>
    <w:p w14:paraId="6D44F7D5" w14:textId="707110EB" w:rsidR="00BB4036" w:rsidRDefault="0080220C" w:rsidP="0080220C">
      <w:pPr>
        <w:pStyle w:val="Els-body-text"/>
      </w:pPr>
      <w:r w:rsidRPr="009752DF">
        <w:t xml:space="preserve">    </w:t>
      </w:r>
      <w:r w:rsidR="000D7D57">
        <w:t>“</w:t>
      </w:r>
      <w:r>
        <w:t>This work is supported by t</w:t>
      </w:r>
      <w:r w:rsidRPr="009752DF">
        <w:t>he Second Century Fund (C2F)</w:t>
      </w:r>
      <w:r w:rsidR="00CB0DFF">
        <w:t xml:space="preserve"> </w:t>
      </w:r>
      <w:r w:rsidRPr="009752DF">
        <w:t>Chulalongkorn University</w:t>
      </w:r>
      <w:r w:rsidR="00CB0DFF">
        <w:t xml:space="preserve"> </w:t>
      </w:r>
      <w:r w:rsidRPr="009752DF">
        <w:t>Bangkok Thailand</w:t>
      </w:r>
      <w:r>
        <w:t xml:space="preserve">, </w:t>
      </w:r>
      <w:r w:rsidRPr="009752DF">
        <w:t>Electrical Engineering Department Chulalongkorn University Bangkok, Thailand</w:t>
      </w:r>
      <w:r>
        <w:t xml:space="preserve">, </w:t>
      </w:r>
      <w:r w:rsidRPr="009752DF">
        <w:t>Thailand Science research and Innovation Fund Chulalongkorn University (CU_FRB65_ind (</w:t>
      </w:r>
      <w:proofErr w:type="gramStart"/>
      <w:r w:rsidRPr="009752DF">
        <w:t>9)_</w:t>
      </w:r>
      <w:proofErr w:type="gramEnd"/>
      <w:r w:rsidRPr="009752DF">
        <w:t>157_21_23),</w:t>
      </w:r>
      <w:r w:rsidR="00A076A8">
        <w:t xml:space="preserve"> (</w:t>
      </w:r>
      <w:r w:rsidR="00A076A8" w:rsidRPr="007507BA">
        <w:t>CU_FRB65_soc-(1)_001_27_01</w:t>
      </w:r>
      <w:r w:rsidR="00A076A8">
        <w:t xml:space="preserve">), </w:t>
      </w:r>
      <w:proofErr w:type="spellStart"/>
      <w:r w:rsidRPr="009752DF">
        <w:t>Ratchadaphiseksomphot</w:t>
      </w:r>
      <w:proofErr w:type="spellEnd"/>
      <w:r w:rsidRPr="009752DF">
        <w:t xml:space="preserve"> Endowment Fund (Multimedia Data Analytics and Processing Research Unit</w:t>
      </w:r>
      <w:r w:rsidR="00243588">
        <w:t>)</w:t>
      </w:r>
      <w:r w:rsidR="0040748B">
        <w:t>”</w:t>
      </w:r>
      <w:r w:rsidR="007507BA">
        <w:t xml:space="preserve">.  </w:t>
      </w:r>
    </w:p>
    <w:p w14:paraId="35912D28" w14:textId="7F0357E2" w:rsidR="006D7B44" w:rsidRPr="009752DF" w:rsidRDefault="006D7B44" w:rsidP="0080220C">
      <w:pPr>
        <w:pStyle w:val="Els-body-text"/>
      </w:pPr>
      <w:r>
        <w:t>The authors thank the editors and reviewers for their valuable comments and suggestions.</w:t>
      </w:r>
    </w:p>
    <w:p w14:paraId="14B862B7" w14:textId="77777777" w:rsidR="009B70ED" w:rsidRDefault="009B70ED" w:rsidP="004F5B08">
      <w:pPr>
        <w:rPr>
          <w:b/>
          <w:bCs/>
          <w:snapToGrid w:val="0"/>
          <w:sz w:val="18"/>
          <w:lang w:bidi="en-US"/>
        </w:rPr>
      </w:pPr>
    </w:p>
    <w:p w14:paraId="66F39C3D" w14:textId="1D81B98F" w:rsidR="004F5B08" w:rsidRPr="009752DF" w:rsidRDefault="004F5B08" w:rsidP="004F5B08">
      <w:pPr>
        <w:rPr>
          <w:b/>
          <w:bCs/>
          <w:snapToGrid w:val="0"/>
          <w:sz w:val="18"/>
          <w:lang w:bidi="en-US"/>
        </w:rPr>
      </w:pPr>
      <w:r w:rsidRPr="009752DF">
        <w:rPr>
          <w:b/>
          <w:bCs/>
          <w:snapToGrid w:val="0"/>
          <w:sz w:val="18"/>
          <w:lang w:bidi="en-US"/>
        </w:rPr>
        <w:t>References</w:t>
      </w:r>
      <w:bookmarkStart w:id="29" w:name="_Hlk44507479"/>
    </w:p>
    <w:p w14:paraId="0F9DBC87" w14:textId="77777777" w:rsidR="00090B8D" w:rsidRPr="00090B8D" w:rsidRDefault="002F5C40" w:rsidP="00090B8D">
      <w:pPr>
        <w:pStyle w:val="EndNoteBibliography"/>
        <w:spacing w:after="0"/>
        <w:ind w:left="720" w:hanging="720"/>
      </w:pPr>
      <w:r w:rsidRPr="009752DF">
        <w:rPr>
          <w:rFonts w:ascii="Times New Roman" w:eastAsia="Times New Roman" w:hAnsi="Times New Roman" w:cs="Times New Roman"/>
          <w:noProof w:val="0"/>
          <w:snapToGrid w:val="0"/>
          <w:color w:val="000000"/>
          <w:sz w:val="18"/>
          <w:szCs w:val="20"/>
          <w:lang w:eastAsia="de-DE" w:bidi="en-US"/>
        </w:rPr>
        <w:fldChar w:fldCharType="begin"/>
      </w:r>
      <w:r w:rsidRPr="009752DF">
        <w:rPr>
          <w:rFonts w:ascii="Times New Roman" w:eastAsia="Times New Roman" w:hAnsi="Times New Roman" w:cs="Times New Roman"/>
          <w:noProof w:val="0"/>
          <w:snapToGrid w:val="0"/>
          <w:color w:val="000000"/>
          <w:sz w:val="18"/>
          <w:szCs w:val="20"/>
          <w:lang w:eastAsia="de-DE" w:bidi="en-US"/>
        </w:rPr>
        <w:instrText xml:space="preserve"> ADDIN EN.REFLIST </w:instrText>
      </w:r>
      <w:r w:rsidRPr="009752DF">
        <w:rPr>
          <w:rFonts w:ascii="Times New Roman" w:eastAsia="Times New Roman" w:hAnsi="Times New Roman" w:cs="Times New Roman"/>
          <w:noProof w:val="0"/>
          <w:snapToGrid w:val="0"/>
          <w:color w:val="000000"/>
          <w:sz w:val="18"/>
          <w:szCs w:val="20"/>
          <w:lang w:eastAsia="de-DE" w:bidi="en-US"/>
        </w:rPr>
        <w:fldChar w:fldCharType="separate"/>
      </w:r>
      <w:r w:rsidR="00090B8D" w:rsidRPr="00090B8D">
        <w:t>1.</w:t>
      </w:r>
      <w:r w:rsidR="00090B8D" w:rsidRPr="00090B8D">
        <w:tab/>
        <w:t xml:space="preserve">Yang, J., et al., </w:t>
      </w:r>
      <w:r w:rsidR="00090B8D" w:rsidRPr="00090B8D">
        <w:rPr>
          <w:i/>
        </w:rPr>
        <w:t>Image super-resolution via sparse representation.</w:t>
      </w:r>
      <w:r w:rsidR="00090B8D" w:rsidRPr="00090B8D">
        <w:t xml:space="preserve"> IEEE transactions on image processing, 2010. </w:t>
      </w:r>
      <w:r w:rsidR="00090B8D" w:rsidRPr="00090B8D">
        <w:rPr>
          <w:b/>
        </w:rPr>
        <w:t>19</w:t>
      </w:r>
      <w:r w:rsidR="00090B8D" w:rsidRPr="00090B8D">
        <w:t>(11): p. 2861-2873.</w:t>
      </w:r>
    </w:p>
    <w:p w14:paraId="2E9BFBDC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lastRenderedPageBreak/>
        <w:t>2.</w:t>
      </w:r>
      <w:r w:rsidRPr="00090B8D">
        <w:tab/>
        <w:t xml:space="preserve">Yang, J., et al. </w:t>
      </w:r>
      <w:r w:rsidRPr="00090B8D">
        <w:rPr>
          <w:i/>
        </w:rPr>
        <w:t>Image super-resolution as sparse representation of raw image patches</w:t>
      </w:r>
      <w:r w:rsidRPr="00090B8D">
        <w:t xml:space="preserve">. in </w:t>
      </w:r>
      <w:r w:rsidRPr="00090B8D">
        <w:rPr>
          <w:i/>
        </w:rPr>
        <w:t>2008 IEEE conference on computer vision and pattern recognition</w:t>
      </w:r>
      <w:r w:rsidRPr="00090B8D">
        <w:t>. 2008. IEEE.</w:t>
      </w:r>
    </w:p>
    <w:p w14:paraId="4C4E9983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3.</w:t>
      </w:r>
      <w:r w:rsidRPr="00090B8D">
        <w:tab/>
        <w:t xml:space="preserve">Yang, C.-Y. and M.-H. Yang. </w:t>
      </w:r>
      <w:r w:rsidRPr="00090B8D">
        <w:rPr>
          <w:i/>
        </w:rPr>
        <w:t>Fast direct super-resolution by simple functions</w:t>
      </w:r>
      <w:r w:rsidRPr="00090B8D">
        <w:t xml:space="preserve">. in </w:t>
      </w:r>
      <w:r w:rsidRPr="00090B8D">
        <w:rPr>
          <w:i/>
        </w:rPr>
        <w:t>Proceedings of the IEEE international conference on computer vision</w:t>
      </w:r>
      <w:r w:rsidRPr="00090B8D">
        <w:t>. 2013.</w:t>
      </w:r>
    </w:p>
    <w:p w14:paraId="6DDBCC17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4.</w:t>
      </w:r>
      <w:r w:rsidRPr="00090B8D">
        <w:tab/>
        <w:t xml:space="preserve">Timofte, R., V. De Smet, and L. Van Gool. </w:t>
      </w:r>
      <w:r w:rsidRPr="00090B8D">
        <w:rPr>
          <w:i/>
        </w:rPr>
        <w:t>A+: Adjusted anchored neighborhood regression for fast super-resolution</w:t>
      </w:r>
      <w:r w:rsidRPr="00090B8D">
        <w:t xml:space="preserve">. in </w:t>
      </w:r>
      <w:r w:rsidRPr="00090B8D">
        <w:rPr>
          <w:i/>
        </w:rPr>
        <w:t>Asian conference on computer vision</w:t>
      </w:r>
      <w:r w:rsidRPr="00090B8D">
        <w:t>. 2014. Springer.</w:t>
      </w:r>
    </w:p>
    <w:p w14:paraId="00B9CF11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5.</w:t>
      </w:r>
      <w:r w:rsidRPr="00090B8D">
        <w:tab/>
        <w:t xml:space="preserve">Schulter, S., C. Leistner, and H. Bischof. </w:t>
      </w:r>
      <w:r w:rsidRPr="00090B8D">
        <w:rPr>
          <w:i/>
        </w:rPr>
        <w:t>Fast and accurate image upscaling with super-resolution forests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2015.</w:t>
      </w:r>
    </w:p>
    <w:p w14:paraId="64E57526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6.</w:t>
      </w:r>
      <w:r w:rsidRPr="00090B8D">
        <w:tab/>
        <w:t xml:space="preserve">Dong, C., et al., </w:t>
      </w:r>
      <w:r w:rsidRPr="00090B8D">
        <w:rPr>
          <w:i/>
        </w:rPr>
        <w:t>Image super-resolution using deep convolutional networks.</w:t>
      </w:r>
      <w:r w:rsidRPr="00090B8D">
        <w:t xml:space="preserve"> 2015. </w:t>
      </w:r>
      <w:r w:rsidRPr="00090B8D">
        <w:rPr>
          <w:b/>
        </w:rPr>
        <w:t>38</w:t>
      </w:r>
      <w:r w:rsidRPr="00090B8D">
        <w:t>(2): p. 295-307.</w:t>
      </w:r>
    </w:p>
    <w:p w14:paraId="173D9CD7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7.</w:t>
      </w:r>
      <w:r w:rsidRPr="00090B8D">
        <w:tab/>
        <w:t xml:space="preserve">Dong, C., C.C. Loy, and X. Tang. </w:t>
      </w:r>
      <w:r w:rsidRPr="00090B8D">
        <w:rPr>
          <w:i/>
        </w:rPr>
        <w:t>Accelerating the super-resolution convolutional neural network</w:t>
      </w:r>
      <w:r w:rsidRPr="00090B8D">
        <w:t xml:space="preserve">. in </w:t>
      </w:r>
      <w:r w:rsidRPr="00090B8D">
        <w:rPr>
          <w:i/>
        </w:rPr>
        <w:t>European conference on computer vision</w:t>
      </w:r>
      <w:r w:rsidRPr="00090B8D">
        <w:t>. 2016. Springer.</w:t>
      </w:r>
    </w:p>
    <w:p w14:paraId="019B43DC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8.</w:t>
      </w:r>
      <w:r w:rsidRPr="00090B8D">
        <w:tab/>
        <w:t xml:space="preserve">Krizhevsky, A., I. Sutskever, and G.E. Hinton, </w:t>
      </w:r>
      <w:r w:rsidRPr="00090B8D">
        <w:rPr>
          <w:i/>
        </w:rPr>
        <w:t>Imagenet classification with deep convolutional neural networks.</w:t>
      </w:r>
      <w:r w:rsidRPr="00090B8D">
        <w:t xml:space="preserve"> Advances in neural information processing systems, 2012. </w:t>
      </w:r>
      <w:r w:rsidRPr="00090B8D">
        <w:rPr>
          <w:b/>
        </w:rPr>
        <w:t>25</w:t>
      </w:r>
      <w:r w:rsidRPr="00090B8D">
        <w:t>.</w:t>
      </w:r>
    </w:p>
    <w:p w14:paraId="1F7CF6DF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9.</w:t>
      </w:r>
      <w:r w:rsidRPr="00090B8D">
        <w:tab/>
        <w:t xml:space="preserve">Kim, J., J. Kwon Lee, and K. Mu Lee. </w:t>
      </w:r>
      <w:r w:rsidRPr="00090B8D">
        <w:rPr>
          <w:i/>
        </w:rPr>
        <w:t>Accurate image super-resolution using very deep convolutional networks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2016.</w:t>
      </w:r>
    </w:p>
    <w:p w14:paraId="7E7B7DD3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10.</w:t>
      </w:r>
      <w:r w:rsidRPr="00090B8D">
        <w:tab/>
        <w:t xml:space="preserve">Shi, W., et al. </w:t>
      </w:r>
      <w:r w:rsidRPr="00090B8D">
        <w:rPr>
          <w:i/>
        </w:rPr>
        <w:t>Real-time single image and video super-resolution using an efficient sub-pixel convolutional neural network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2016.</w:t>
      </w:r>
    </w:p>
    <w:p w14:paraId="60B762A1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11.</w:t>
      </w:r>
      <w:r w:rsidRPr="00090B8D">
        <w:tab/>
        <w:t xml:space="preserve">Kim, J., J. Kwon Lee, and K. Mu Lee. </w:t>
      </w:r>
      <w:r w:rsidRPr="00090B8D">
        <w:rPr>
          <w:i/>
        </w:rPr>
        <w:t>Deeply-recursive convolutional network for image super-resolution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2016.</w:t>
      </w:r>
    </w:p>
    <w:p w14:paraId="6758DC68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12.</w:t>
      </w:r>
      <w:r w:rsidRPr="00090B8D">
        <w:tab/>
        <w:t xml:space="preserve">Anwar, S., S. Khan, and N. Barnes, </w:t>
      </w:r>
      <w:r w:rsidRPr="00090B8D">
        <w:rPr>
          <w:i/>
        </w:rPr>
        <w:t>A deep journey into super-resolution: A survey.</w:t>
      </w:r>
      <w:r w:rsidRPr="00090B8D">
        <w:t xml:space="preserve"> ACM Computing Surveys (CSUR), 2020. </w:t>
      </w:r>
      <w:r w:rsidRPr="00090B8D">
        <w:rPr>
          <w:b/>
        </w:rPr>
        <w:t>53</w:t>
      </w:r>
      <w:r w:rsidRPr="00090B8D">
        <w:t>(3): p. 1-34.</w:t>
      </w:r>
    </w:p>
    <w:p w14:paraId="7920D64A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13.</w:t>
      </w:r>
      <w:r w:rsidRPr="00090B8D">
        <w:tab/>
        <w:t xml:space="preserve">Hu, J., L. Shen, and G. Sun. </w:t>
      </w:r>
      <w:r w:rsidRPr="00090B8D">
        <w:rPr>
          <w:i/>
        </w:rPr>
        <w:t>Squeeze-and-excitation networks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2018.</w:t>
      </w:r>
    </w:p>
    <w:p w14:paraId="00B5ACFF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14.</w:t>
      </w:r>
      <w:r w:rsidRPr="00090B8D">
        <w:tab/>
        <w:t xml:space="preserve">Cheng, X., et al. </w:t>
      </w:r>
      <w:r w:rsidRPr="00090B8D">
        <w:rPr>
          <w:i/>
        </w:rPr>
        <w:t>SESR: Single image super resolution with recursive squeeze and excitation networks</w:t>
      </w:r>
      <w:r w:rsidRPr="00090B8D">
        <w:t xml:space="preserve">. in </w:t>
      </w:r>
      <w:r w:rsidRPr="00090B8D">
        <w:rPr>
          <w:i/>
        </w:rPr>
        <w:t>2018 24th International conference on pattern recognition (ICPR)</w:t>
      </w:r>
      <w:r w:rsidRPr="00090B8D">
        <w:t>. 2018. IEEE.</w:t>
      </w:r>
    </w:p>
    <w:p w14:paraId="0AAD7D96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15.</w:t>
      </w:r>
      <w:r w:rsidRPr="00090B8D">
        <w:tab/>
        <w:t xml:space="preserve">Maas, A.L., A.Y. Hannun, and A.Y. Ng. </w:t>
      </w:r>
      <w:r w:rsidRPr="00090B8D">
        <w:rPr>
          <w:i/>
        </w:rPr>
        <w:t>Rectifier nonlinearities improve neural network acoustic models</w:t>
      </w:r>
      <w:r w:rsidRPr="00090B8D">
        <w:t xml:space="preserve">. in </w:t>
      </w:r>
      <w:r w:rsidRPr="00090B8D">
        <w:rPr>
          <w:i/>
        </w:rPr>
        <w:t>Proc. icml</w:t>
      </w:r>
      <w:r w:rsidRPr="00090B8D">
        <w:t>. 2013. Citeseer.</w:t>
      </w:r>
    </w:p>
    <w:p w14:paraId="42397F01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16.</w:t>
      </w:r>
      <w:r w:rsidRPr="00090B8D">
        <w:tab/>
        <w:t xml:space="preserve">He, K., et al. </w:t>
      </w:r>
      <w:r w:rsidRPr="00090B8D">
        <w:rPr>
          <w:i/>
        </w:rPr>
        <w:t>Delving deep into rectifiers: Surpassing human-level performance on imagenet classification</w:t>
      </w:r>
      <w:r w:rsidRPr="00090B8D">
        <w:t xml:space="preserve">. in </w:t>
      </w:r>
      <w:r w:rsidRPr="00090B8D">
        <w:rPr>
          <w:i/>
        </w:rPr>
        <w:t>Proceedings of the IEEE international conference on computer vision</w:t>
      </w:r>
      <w:r w:rsidRPr="00090B8D">
        <w:t>. 2015.</w:t>
      </w:r>
    </w:p>
    <w:p w14:paraId="7CEFB095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17.</w:t>
      </w:r>
      <w:r w:rsidRPr="00090B8D">
        <w:tab/>
        <w:t xml:space="preserve">Wang, Z., et al. </w:t>
      </w:r>
      <w:r w:rsidRPr="00090B8D">
        <w:rPr>
          <w:i/>
        </w:rPr>
        <w:t>Deep networks for image super-resolution with sparse prior</w:t>
      </w:r>
      <w:r w:rsidRPr="00090B8D">
        <w:t xml:space="preserve">. in </w:t>
      </w:r>
      <w:r w:rsidRPr="00090B8D">
        <w:rPr>
          <w:i/>
        </w:rPr>
        <w:t>Proceedings of the IEEE international conference on computer vision</w:t>
      </w:r>
      <w:r w:rsidRPr="00090B8D">
        <w:t>. 2015.</w:t>
      </w:r>
    </w:p>
    <w:p w14:paraId="0F9FC40D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18.</w:t>
      </w:r>
      <w:r w:rsidRPr="00090B8D">
        <w:tab/>
        <w:t xml:space="preserve">Wang, Z., et al., </w:t>
      </w:r>
      <w:r w:rsidRPr="00090B8D">
        <w:rPr>
          <w:i/>
        </w:rPr>
        <w:t>Deeply improved sparse coding for image super-resolution.</w:t>
      </w:r>
      <w:r w:rsidRPr="00090B8D">
        <w:t xml:space="preserve"> 2015. </w:t>
      </w:r>
      <w:r w:rsidRPr="00090B8D">
        <w:rPr>
          <w:b/>
        </w:rPr>
        <w:t>2</w:t>
      </w:r>
      <w:r w:rsidRPr="00090B8D">
        <w:t>(3): p. 4.</w:t>
      </w:r>
    </w:p>
    <w:p w14:paraId="46A66699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19.</w:t>
      </w:r>
      <w:r w:rsidRPr="00090B8D">
        <w:tab/>
        <w:t xml:space="preserve">Mao, X., C. Shen, and Y.-B. Yang. </w:t>
      </w:r>
      <w:r w:rsidRPr="00090B8D">
        <w:rPr>
          <w:i/>
        </w:rPr>
        <w:t>Image restoration using very deep convolutional encoder-decoder networks with symmetric skip connections</w:t>
      </w:r>
      <w:r w:rsidRPr="00090B8D">
        <w:t xml:space="preserve">. in </w:t>
      </w:r>
      <w:r w:rsidRPr="00090B8D">
        <w:rPr>
          <w:i/>
        </w:rPr>
        <w:t>Advances in neural information processing systems</w:t>
      </w:r>
      <w:r w:rsidRPr="00090B8D">
        <w:t>. 2016.</w:t>
      </w:r>
    </w:p>
    <w:p w14:paraId="540A6092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20.</w:t>
      </w:r>
      <w:r w:rsidRPr="00090B8D">
        <w:tab/>
        <w:t xml:space="preserve">Romano, Y., J. Isidoro, and P. Milanfar, </w:t>
      </w:r>
      <w:r w:rsidRPr="00090B8D">
        <w:rPr>
          <w:i/>
        </w:rPr>
        <w:t>RAISR: rapid and accurate image super resolution.</w:t>
      </w:r>
      <w:r w:rsidRPr="00090B8D">
        <w:t xml:space="preserve"> IEEE Transactions on Computational Imaging, 2016. </w:t>
      </w:r>
      <w:r w:rsidRPr="00090B8D">
        <w:rPr>
          <w:b/>
        </w:rPr>
        <w:t>3</w:t>
      </w:r>
      <w:r w:rsidRPr="00090B8D">
        <w:t>(1): p. 110-125.</w:t>
      </w:r>
    </w:p>
    <w:p w14:paraId="6683F7D8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lastRenderedPageBreak/>
        <w:t>21.</w:t>
      </w:r>
      <w:r w:rsidRPr="00090B8D">
        <w:tab/>
        <w:t xml:space="preserve">Lai, W.-S., et al. </w:t>
      </w:r>
      <w:r w:rsidRPr="00090B8D">
        <w:rPr>
          <w:i/>
        </w:rPr>
        <w:t>Deep laplacian pyramid networks for fast and accurate super-resolution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2017.</w:t>
      </w:r>
    </w:p>
    <w:p w14:paraId="7061A1EF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22.</w:t>
      </w:r>
      <w:r w:rsidRPr="00090B8D">
        <w:tab/>
        <w:t xml:space="preserve">Zhang, K., et al., </w:t>
      </w:r>
      <w:r w:rsidRPr="00090B8D">
        <w:rPr>
          <w:i/>
        </w:rPr>
        <w:t>Beyond a gaussian denoiser: Residual learning of deep cnn for image denoising.</w:t>
      </w:r>
      <w:r w:rsidRPr="00090B8D">
        <w:t xml:space="preserve"> IEEE Transactions on Image Processing, 2017. </w:t>
      </w:r>
      <w:r w:rsidRPr="00090B8D">
        <w:rPr>
          <w:b/>
        </w:rPr>
        <w:t>26</w:t>
      </w:r>
      <w:r w:rsidRPr="00090B8D">
        <w:t>(7): p. 3142-3155.</w:t>
      </w:r>
    </w:p>
    <w:p w14:paraId="2AFDCCBC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23.</w:t>
      </w:r>
      <w:r w:rsidRPr="00090B8D">
        <w:tab/>
        <w:t xml:space="preserve">Zhao, Y., et al., </w:t>
      </w:r>
      <w:r w:rsidRPr="00090B8D">
        <w:rPr>
          <w:i/>
        </w:rPr>
        <w:t>GUN: Gradual upsampling network for single image super-resolution.</w:t>
      </w:r>
      <w:r w:rsidRPr="00090B8D">
        <w:t xml:space="preserve"> IEEE Access, 2018. </w:t>
      </w:r>
      <w:r w:rsidRPr="00090B8D">
        <w:rPr>
          <w:b/>
        </w:rPr>
        <w:t>6</w:t>
      </w:r>
      <w:r w:rsidRPr="00090B8D">
        <w:t>: p. 39363-39374.</w:t>
      </w:r>
    </w:p>
    <w:p w14:paraId="6A37807A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24.</w:t>
      </w:r>
      <w:r w:rsidRPr="00090B8D">
        <w:tab/>
        <w:t xml:space="preserve">Tai, Y., J. Yang, and X. Liu. </w:t>
      </w:r>
      <w:r w:rsidRPr="00090B8D">
        <w:rPr>
          <w:i/>
        </w:rPr>
        <w:t>Image super-resolution via deep recursive residual network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2017.</w:t>
      </w:r>
    </w:p>
    <w:p w14:paraId="595D5ABB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25.</w:t>
      </w:r>
      <w:r w:rsidRPr="00090B8D">
        <w:tab/>
        <w:t xml:space="preserve">Ledig, C., et al., </w:t>
      </w:r>
      <w:r w:rsidRPr="00090B8D">
        <w:rPr>
          <w:i/>
        </w:rPr>
        <w:t>Photo-realistic single image super-resolution using a generative adversarial network.</w:t>
      </w:r>
      <w:r w:rsidRPr="00090B8D">
        <w:t xml:space="preserve"> arXiv preprint, 2017.</w:t>
      </w:r>
    </w:p>
    <w:p w14:paraId="4A36786C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26.</w:t>
      </w:r>
      <w:r w:rsidRPr="00090B8D">
        <w:tab/>
        <w:t xml:space="preserve">Lim, B., et al. </w:t>
      </w:r>
      <w:r w:rsidRPr="00090B8D">
        <w:rPr>
          <w:i/>
        </w:rPr>
        <w:t>Enhanced deep residual networks for single image super-resolution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 workshops</w:t>
      </w:r>
      <w:r w:rsidRPr="00090B8D">
        <w:t>. 2017.</w:t>
      </w:r>
    </w:p>
    <w:p w14:paraId="08533A4D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27.</w:t>
      </w:r>
      <w:r w:rsidRPr="00090B8D">
        <w:tab/>
        <w:t xml:space="preserve">Timofte, R., et al. </w:t>
      </w:r>
      <w:r w:rsidRPr="00090B8D">
        <w:rPr>
          <w:i/>
        </w:rPr>
        <w:t>Ntire 2017 challenge on single image super-resolution: Methods and results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 workshops</w:t>
      </w:r>
      <w:r w:rsidRPr="00090B8D">
        <w:t>. 2017.</w:t>
      </w:r>
    </w:p>
    <w:p w14:paraId="608CD8B3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28.</w:t>
      </w:r>
      <w:r w:rsidRPr="00090B8D">
        <w:tab/>
        <w:t xml:space="preserve">Tai, Y., et al. </w:t>
      </w:r>
      <w:r w:rsidRPr="00090B8D">
        <w:rPr>
          <w:i/>
        </w:rPr>
        <w:t>Memnet: A persistent memory network for image restoration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2017.</w:t>
      </w:r>
    </w:p>
    <w:p w14:paraId="68C5093A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29.</w:t>
      </w:r>
      <w:r w:rsidRPr="00090B8D">
        <w:tab/>
        <w:t xml:space="preserve">Yamanaka, J., S. Kuwashima, and T. Kurita. </w:t>
      </w:r>
      <w:r w:rsidRPr="00090B8D">
        <w:rPr>
          <w:i/>
        </w:rPr>
        <w:t>Fast and accurate image super resolution by deep CNN with skip connection and network in network</w:t>
      </w:r>
      <w:r w:rsidRPr="00090B8D">
        <w:t xml:space="preserve">. in </w:t>
      </w:r>
      <w:r w:rsidRPr="00090B8D">
        <w:rPr>
          <w:i/>
        </w:rPr>
        <w:t>Neural Information Processing</w:t>
      </w:r>
      <w:r w:rsidRPr="00090B8D">
        <w:t>. 2017. Springer.</w:t>
      </w:r>
    </w:p>
    <w:p w14:paraId="19364885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30.</w:t>
      </w:r>
      <w:r w:rsidRPr="00090B8D">
        <w:tab/>
        <w:t xml:space="preserve">Han, W., et al. </w:t>
      </w:r>
      <w:r w:rsidRPr="00090B8D">
        <w:rPr>
          <w:i/>
        </w:rPr>
        <w:t>Image super-resolution via dual-state recurrent networks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2018.</w:t>
      </w:r>
    </w:p>
    <w:p w14:paraId="24F02D9F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31.</w:t>
      </w:r>
      <w:r w:rsidRPr="00090B8D">
        <w:tab/>
        <w:t xml:space="preserve">Li, J., et al. </w:t>
      </w:r>
      <w:r w:rsidRPr="00090B8D">
        <w:rPr>
          <w:i/>
        </w:rPr>
        <w:t>Multi-scale residual network for image super-resolution</w:t>
      </w:r>
      <w:r w:rsidRPr="00090B8D">
        <w:t xml:space="preserve">. in </w:t>
      </w:r>
      <w:r w:rsidRPr="00090B8D">
        <w:rPr>
          <w:i/>
        </w:rPr>
        <w:t>Proceedings of the European Conference on Computer Vision (ECCV)</w:t>
      </w:r>
      <w:r w:rsidRPr="00090B8D">
        <w:t>. 2018.</w:t>
      </w:r>
    </w:p>
    <w:p w14:paraId="38F3C773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32.</w:t>
      </w:r>
      <w:r w:rsidRPr="00090B8D">
        <w:tab/>
        <w:t xml:space="preserve">Ahn, N., B. Kang, and K.-A. Sohn. </w:t>
      </w:r>
      <w:r w:rsidRPr="00090B8D">
        <w:rPr>
          <w:i/>
        </w:rPr>
        <w:t>Fast, accurate, and lightweight super-resolution with cascading residual network</w:t>
      </w:r>
      <w:r w:rsidRPr="00090B8D">
        <w:t xml:space="preserve">. in </w:t>
      </w:r>
      <w:r w:rsidRPr="00090B8D">
        <w:rPr>
          <w:i/>
        </w:rPr>
        <w:t>Proceedings of the European conference on computer vision (ECCV)</w:t>
      </w:r>
      <w:r w:rsidRPr="00090B8D">
        <w:t>. 2018.</w:t>
      </w:r>
    </w:p>
    <w:p w14:paraId="17CFD012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33.</w:t>
      </w:r>
      <w:r w:rsidRPr="00090B8D">
        <w:tab/>
        <w:t xml:space="preserve">Choi, J.-H., et al., </w:t>
      </w:r>
      <w:r w:rsidRPr="00090B8D">
        <w:rPr>
          <w:i/>
        </w:rPr>
        <w:t>Lightweight and Efficient Image Super-Resolution with Block State-based Recursive Network.</w:t>
      </w:r>
      <w:r w:rsidRPr="00090B8D">
        <w:t xml:space="preserve"> 2018.</w:t>
      </w:r>
    </w:p>
    <w:p w14:paraId="10982C47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34.</w:t>
      </w:r>
      <w:r w:rsidRPr="00090B8D">
        <w:tab/>
        <w:t xml:space="preserve">Zhang, K., W. Zuo, and L. Zhang. </w:t>
      </w:r>
      <w:r w:rsidRPr="00090B8D">
        <w:rPr>
          <w:i/>
        </w:rPr>
        <w:t>Learning a single convolutional super-resolution network for multiple degradations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2018.</w:t>
      </w:r>
    </w:p>
    <w:p w14:paraId="1F7A9855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35.</w:t>
      </w:r>
      <w:r w:rsidRPr="00090B8D">
        <w:tab/>
        <w:t xml:space="preserve">Muhammad, W. and S.J.E. Aramvith, </w:t>
      </w:r>
      <w:r w:rsidRPr="00090B8D">
        <w:rPr>
          <w:i/>
        </w:rPr>
        <w:t>Multi-Scale Inception Based Super-Resolution Using Deep Learning Approach.</w:t>
      </w:r>
      <w:r w:rsidRPr="00090B8D">
        <w:t xml:space="preserve"> 2019. </w:t>
      </w:r>
      <w:r w:rsidRPr="00090B8D">
        <w:rPr>
          <w:b/>
        </w:rPr>
        <w:t>8</w:t>
      </w:r>
      <w:r w:rsidRPr="00090B8D">
        <w:t>(8): p. 892.</w:t>
      </w:r>
    </w:p>
    <w:p w14:paraId="5A8852D1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36.</w:t>
      </w:r>
      <w:r w:rsidRPr="00090B8D">
        <w:tab/>
        <w:t xml:space="preserve">Wang, R., M. Gong, and D.J.I.T.o.I.P. Tao, </w:t>
      </w:r>
      <w:r w:rsidRPr="00090B8D">
        <w:rPr>
          <w:i/>
        </w:rPr>
        <w:t>Receptive Field Size Versus Model Depth for Single Image Super-Resolution.</w:t>
      </w:r>
      <w:r w:rsidRPr="00090B8D">
        <w:t xml:space="preserve"> 2019. </w:t>
      </w:r>
      <w:r w:rsidRPr="00090B8D">
        <w:rPr>
          <w:b/>
        </w:rPr>
        <w:t>29</w:t>
      </w:r>
      <w:r w:rsidRPr="00090B8D">
        <w:t>: p. 1669-1682.</w:t>
      </w:r>
    </w:p>
    <w:p w14:paraId="729715F0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37.</w:t>
      </w:r>
      <w:r w:rsidRPr="00090B8D">
        <w:tab/>
        <w:t xml:space="preserve">Wang, Y., et al., </w:t>
      </w:r>
      <w:r w:rsidRPr="00090B8D">
        <w:rPr>
          <w:i/>
        </w:rPr>
        <w:t>End-to-end image super-resolution via deep and shallow convolutional networks.</w:t>
      </w:r>
      <w:r w:rsidRPr="00090B8D">
        <w:t xml:space="preserve"> 2019. </w:t>
      </w:r>
      <w:r w:rsidRPr="00090B8D">
        <w:rPr>
          <w:b/>
        </w:rPr>
        <w:t>7</w:t>
      </w:r>
      <w:r w:rsidRPr="00090B8D">
        <w:t>: p. 31959-31970.</w:t>
      </w:r>
    </w:p>
    <w:p w14:paraId="0FA4674A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38.</w:t>
      </w:r>
      <w:r w:rsidRPr="00090B8D">
        <w:tab/>
        <w:t xml:space="preserve">Yang, X., et al., </w:t>
      </w:r>
      <w:r w:rsidRPr="00090B8D">
        <w:rPr>
          <w:i/>
        </w:rPr>
        <w:t>DRFN: Deep Recurrent Fusion Network for Single-Image Super-Resolution With Large Factors.</w:t>
      </w:r>
      <w:r w:rsidRPr="00090B8D">
        <w:t xml:space="preserve"> 2019. </w:t>
      </w:r>
      <w:r w:rsidRPr="00090B8D">
        <w:rPr>
          <w:b/>
        </w:rPr>
        <w:t>21</w:t>
      </w:r>
      <w:r w:rsidRPr="00090B8D">
        <w:t>(2): p. 328-337.</w:t>
      </w:r>
    </w:p>
    <w:p w14:paraId="4ED7913E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39.</w:t>
      </w:r>
      <w:r w:rsidRPr="00090B8D">
        <w:tab/>
        <w:t xml:space="preserve">Su, M., et al. </w:t>
      </w:r>
      <w:r w:rsidRPr="00090B8D">
        <w:rPr>
          <w:i/>
        </w:rPr>
        <w:t>Hierarchical Recursive Network for Single Image Super Resolution</w:t>
      </w:r>
      <w:r w:rsidRPr="00090B8D">
        <w:t xml:space="preserve">. in </w:t>
      </w:r>
      <w:r w:rsidRPr="00090B8D">
        <w:rPr>
          <w:i/>
        </w:rPr>
        <w:t>2019 IEEE International Conference on Multimedia &amp; Expo Workshops (ICMEW)</w:t>
      </w:r>
      <w:r w:rsidRPr="00090B8D">
        <w:t>. 2019. IEEE.</w:t>
      </w:r>
    </w:p>
    <w:p w14:paraId="7963DC17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lastRenderedPageBreak/>
        <w:t>40.</w:t>
      </w:r>
      <w:r w:rsidRPr="00090B8D">
        <w:tab/>
        <w:t xml:space="preserve">Hui, Z., et al. </w:t>
      </w:r>
      <w:r w:rsidRPr="00090B8D">
        <w:rPr>
          <w:i/>
        </w:rPr>
        <w:t>Lightweight image super-resolution with information multi-distillation network</w:t>
      </w:r>
      <w:r w:rsidRPr="00090B8D">
        <w:t xml:space="preserve">. in </w:t>
      </w:r>
      <w:r w:rsidRPr="00090B8D">
        <w:rPr>
          <w:i/>
        </w:rPr>
        <w:t>Proceedings of the 27th acm international conference on multimedia</w:t>
      </w:r>
      <w:r w:rsidRPr="00090B8D">
        <w:t>. 2019.</w:t>
      </w:r>
    </w:p>
    <w:p w14:paraId="1F70FCE5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41.</w:t>
      </w:r>
      <w:r w:rsidRPr="00090B8D">
        <w:tab/>
        <w:t xml:space="preserve">Hung, K.-W., Z. Zhang, and J.J.I.A. Jiang, </w:t>
      </w:r>
      <w:r w:rsidRPr="00090B8D">
        <w:rPr>
          <w:i/>
        </w:rPr>
        <w:t>Real-time image super-resolution using recursive depthwise separable convolution network.</w:t>
      </w:r>
      <w:r w:rsidRPr="00090B8D">
        <w:t xml:space="preserve"> 2019. </w:t>
      </w:r>
      <w:r w:rsidRPr="00090B8D">
        <w:rPr>
          <w:b/>
        </w:rPr>
        <w:t>7</w:t>
      </w:r>
      <w:r w:rsidRPr="00090B8D">
        <w:t>: p. 99804-99816.</w:t>
      </w:r>
    </w:p>
    <w:p w14:paraId="1515F077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42.</w:t>
      </w:r>
      <w:r w:rsidRPr="00090B8D">
        <w:tab/>
        <w:t xml:space="preserve">Barzegar, S., et al., </w:t>
      </w:r>
      <w:r w:rsidRPr="00090B8D">
        <w:rPr>
          <w:i/>
        </w:rPr>
        <w:t>Super-resolution using lightweight detailnet network.</w:t>
      </w:r>
      <w:r w:rsidRPr="00090B8D">
        <w:t xml:space="preserve"> 2020. </w:t>
      </w:r>
      <w:r w:rsidRPr="00090B8D">
        <w:rPr>
          <w:b/>
        </w:rPr>
        <w:t>79</w:t>
      </w:r>
      <w:r w:rsidRPr="00090B8D">
        <w:t>(1): p. 1119-1136.</w:t>
      </w:r>
    </w:p>
    <w:p w14:paraId="0451F2C1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43.</w:t>
      </w:r>
      <w:r w:rsidRPr="00090B8D">
        <w:tab/>
        <w:t xml:space="preserve">Muhammad, W., S. Aramvith, and T. Onoye, </w:t>
      </w:r>
      <w:r w:rsidRPr="00090B8D">
        <w:rPr>
          <w:i/>
        </w:rPr>
        <w:t>Multi-scale Xception based depthwise separable convolution for single image super-resolution.</w:t>
      </w:r>
      <w:r w:rsidRPr="00090B8D">
        <w:t xml:space="preserve"> Plos one, 2021. </w:t>
      </w:r>
      <w:r w:rsidRPr="00090B8D">
        <w:rPr>
          <w:b/>
        </w:rPr>
        <w:t>16</w:t>
      </w:r>
      <w:r w:rsidRPr="00090B8D">
        <w:t>(8): p. e0249278.</w:t>
      </w:r>
    </w:p>
    <w:p w14:paraId="509F5421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44.</w:t>
      </w:r>
      <w:r w:rsidRPr="00090B8D">
        <w:tab/>
        <w:t xml:space="preserve">Hsu, J.-T., C.-H. Kuo, and D.-W.J.I.A. Chen, </w:t>
      </w:r>
      <w:r w:rsidRPr="00090B8D">
        <w:rPr>
          <w:i/>
        </w:rPr>
        <w:t>Image Super-Resolution Using Capsule Neural Networks.</w:t>
      </w:r>
      <w:r w:rsidRPr="00090B8D">
        <w:t xml:space="preserve"> 2020. </w:t>
      </w:r>
      <w:r w:rsidRPr="00090B8D">
        <w:rPr>
          <w:b/>
        </w:rPr>
        <w:t>8</w:t>
      </w:r>
      <w:r w:rsidRPr="00090B8D">
        <w:t>: p. 9751-9759.</w:t>
      </w:r>
    </w:p>
    <w:p w14:paraId="2F0A87E1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45.</w:t>
      </w:r>
      <w:r w:rsidRPr="00090B8D">
        <w:tab/>
        <w:t xml:space="preserve">Liu, B. and D.J.N. Ait-Boudaoud, </w:t>
      </w:r>
      <w:r w:rsidRPr="00090B8D">
        <w:rPr>
          <w:i/>
        </w:rPr>
        <w:t>Effective image super resolution via hierarchical convolutional neural network.</w:t>
      </w:r>
      <w:r w:rsidRPr="00090B8D">
        <w:t xml:space="preserve"> 2020. </w:t>
      </w:r>
      <w:r w:rsidRPr="00090B8D">
        <w:rPr>
          <w:b/>
        </w:rPr>
        <w:t>374</w:t>
      </w:r>
      <w:r w:rsidRPr="00090B8D">
        <w:t>: p. 109-116.</w:t>
      </w:r>
    </w:p>
    <w:p w14:paraId="415A8DF1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46.</w:t>
      </w:r>
      <w:r w:rsidRPr="00090B8D">
        <w:tab/>
        <w:t xml:space="preserve">Yang, A., et al., </w:t>
      </w:r>
      <w:r w:rsidRPr="00090B8D">
        <w:rPr>
          <w:i/>
        </w:rPr>
        <w:t>Non-linear perceptual multi-scale network for single image super-resolution.</w:t>
      </w:r>
      <w:r w:rsidRPr="00090B8D">
        <w:t xml:space="preserve"> Neural Networks, 2022. </w:t>
      </w:r>
      <w:r w:rsidRPr="00090B8D">
        <w:rPr>
          <w:b/>
        </w:rPr>
        <w:t>152</w:t>
      </w:r>
      <w:r w:rsidRPr="00090B8D">
        <w:t>: p. 201-211.</w:t>
      </w:r>
    </w:p>
    <w:p w14:paraId="1E70961D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47.</w:t>
      </w:r>
      <w:r w:rsidRPr="00090B8D">
        <w:tab/>
        <w:t xml:space="preserve">Xiao, H., et al., </w:t>
      </w:r>
      <w:r w:rsidRPr="00090B8D">
        <w:rPr>
          <w:i/>
        </w:rPr>
        <w:t>MFEN: Lightweight multi-scale feature extraction super-resolution network in embedded system.</w:t>
      </w:r>
      <w:r w:rsidRPr="00090B8D">
        <w:t xml:space="preserve"> Microprocessors and Microsystems, 2022: p. 104568.</w:t>
      </w:r>
    </w:p>
    <w:p w14:paraId="700B5DD8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48.</w:t>
      </w:r>
      <w:r w:rsidRPr="00090B8D">
        <w:tab/>
        <w:t xml:space="preserve">Qin, J. and R. Zhang, </w:t>
      </w:r>
      <w:r w:rsidRPr="00090B8D">
        <w:rPr>
          <w:i/>
        </w:rPr>
        <w:t>Lightweight Single Image Super-Resolution with Attentive Residual Refinement Network.</w:t>
      </w:r>
      <w:r w:rsidRPr="00090B8D">
        <w:t xml:space="preserve"> Neurocomputing, 2022.</w:t>
      </w:r>
    </w:p>
    <w:p w14:paraId="7572CB81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49.</w:t>
      </w:r>
      <w:r w:rsidRPr="00090B8D">
        <w:tab/>
        <w:t xml:space="preserve">Li, J., et al., </w:t>
      </w:r>
      <w:r w:rsidRPr="00090B8D">
        <w:rPr>
          <w:i/>
        </w:rPr>
        <w:t>Adjustable Super-Resolution Network via Deep Supervised Learning and Progressive Self-Distillation.</w:t>
      </w:r>
      <w:r w:rsidRPr="00090B8D">
        <w:t xml:space="preserve"> Neurocomputing, 2022.</w:t>
      </w:r>
    </w:p>
    <w:p w14:paraId="6F26A877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50.</w:t>
      </w:r>
      <w:r w:rsidRPr="00090B8D">
        <w:tab/>
        <w:t xml:space="preserve">Zhang, Y., et al. </w:t>
      </w:r>
      <w:r w:rsidRPr="00090B8D">
        <w:rPr>
          <w:i/>
        </w:rPr>
        <w:t>Image super-resolution using very deep residual channel attention networks</w:t>
      </w:r>
      <w:r w:rsidRPr="00090B8D">
        <w:t xml:space="preserve">. in </w:t>
      </w:r>
      <w:r w:rsidRPr="00090B8D">
        <w:rPr>
          <w:i/>
        </w:rPr>
        <w:t>Proceedings of the European conference on computer vision (ECCV)</w:t>
      </w:r>
      <w:r w:rsidRPr="00090B8D">
        <w:t>. 2018.</w:t>
      </w:r>
    </w:p>
    <w:p w14:paraId="5FB101BC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51.</w:t>
      </w:r>
      <w:r w:rsidRPr="00090B8D">
        <w:tab/>
        <w:t xml:space="preserve">Iandola, F.N., et al., </w:t>
      </w:r>
      <w:r w:rsidRPr="00090B8D">
        <w:rPr>
          <w:i/>
        </w:rPr>
        <w:t>SqueezeNet: AlexNet-level accuracy with 50x fewer parameters and&lt; 0.5 MB model size.</w:t>
      </w:r>
      <w:r w:rsidRPr="00090B8D">
        <w:t xml:space="preserve"> arXiv preprint arXiv:1602.07360, 2016.</w:t>
      </w:r>
    </w:p>
    <w:p w14:paraId="22AA5850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52.</w:t>
      </w:r>
      <w:r w:rsidRPr="00090B8D">
        <w:tab/>
        <w:t xml:space="preserve">He, K., et al. </w:t>
      </w:r>
      <w:r w:rsidRPr="00090B8D">
        <w:rPr>
          <w:i/>
        </w:rPr>
        <w:t>Deep residual learning for image recognition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2016.</w:t>
      </w:r>
    </w:p>
    <w:p w14:paraId="1A768D97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53.</w:t>
      </w:r>
      <w:r w:rsidRPr="00090B8D">
        <w:tab/>
        <w:t xml:space="preserve">Chang, K., et al., </w:t>
      </w:r>
      <w:r w:rsidRPr="00090B8D">
        <w:rPr>
          <w:i/>
        </w:rPr>
        <w:t>Accurate single image super-resolution using multi-path wide-activated residual network.</w:t>
      </w:r>
      <w:r w:rsidRPr="00090B8D">
        <w:t xml:space="preserve"> Signal Processing, 2020. </w:t>
      </w:r>
      <w:r w:rsidRPr="00090B8D">
        <w:rPr>
          <w:b/>
        </w:rPr>
        <w:t>172</w:t>
      </w:r>
      <w:r w:rsidRPr="00090B8D">
        <w:t>: p. 107567.</w:t>
      </w:r>
    </w:p>
    <w:p w14:paraId="36555EE3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54.</w:t>
      </w:r>
      <w:r w:rsidRPr="00090B8D">
        <w:tab/>
        <w:t xml:space="preserve">Zhou, Y., et al., </w:t>
      </w:r>
      <w:r w:rsidRPr="00090B8D">
        <w:rPr>
          <w:i/>
        </w:rPr>
        <w:t>Image super-resolution based on dense convolutional auto-encoder blocks.</w:t>
      </w:r>
      <w:r w:rsidRPr="00090B8D">
        <w:t xml:space="preserve"> Neurocomputing, 2021. </w:t>
      </w:r>
      <w:r w:rsidRPr="00090B8D">
        <w:rPr>
          <w:b/>
        </w:rPr>
        <w:t>423</w:t>
      </w:r>
      <w:r w:rsidRPr="00090B8D">
        <w:t>: p. 98-109.</w:t>
      </w:r>
    </w:p>
    <w:p w14:paraId="4D9F41D1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55.</w:t>
      </w:r>
      <w:r w:rsidRPr="00090B8D">
        <w:tab/>
        <w:t xml:space="preserve">Szegedy, C., et al. </w:t>
      </w:r>
      <w:r w:rsidRPr="00090B8D">
        <w:rPr>
          <w:i/>
        </w:rPr>
        <w:t>Going deeper with convolutions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2015.</w:t>
      </w:r>
    </w:p>
    <w:p w14:paraId="17FD423B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56.</w:t>
      </w:r>
      <w:r w:rsidRPr="00090B8D">
        <w:tab/>
        <w:t xml:space="preserve">Nirthika, R., et al., </w:t>
      </w:r>
      <w:r w:rsidRPr="00090B8D">
        <w:rPr>
          <w:i/>
        </w:rPr>
        <w:t>Pooling in convolutional neural networks for medical image analysis: a survey and an empirical study.</w:t>
      </w:r>
      <w:r w:rsidRPr="00090B8D">
        <w:t xml:space="preserve"> Neural Computing and Applications, 2022: p. 1-27.</w:t>
      </w:r>
    </w:p>
    <w:p w14:paraId="31D55309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57.</w:t>
      </w:r>
      <w:r w:rsidRPr="00090B8D">
        <w:tab/>
        <w:t xml:space="preserve">Sabour, S., N. Frosst, and G.E. Hinton, </w:t>
      </w:r>
      <w:r w:rsidRPr="00090B8D">
        <w:rPr>
          <w:i/>
        </w:rPr>
        <w:t>Dynamic routing between capsules.</w:t>
      </w:r>
      <w:r w:rsidRPr="00090B8D">
        <w:t xml:space="preserve"> Advances in neural information processing systems, 2017. </w:t>
      </w:r>
      <w:r w:rsidRPr="00090B8D">
        <w:rPr>
          <w:b/>
        </w:rPr>
        <w:t>30</w:t>
      </w:r>
      <w:r w:rsidRPr="00090B8D">
        <w:t>.</w:t>
      </w:r>
    </w:p>
    <w:p w14:paraId="142AE52D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58.</w:t>
      </w:r>
      <w:r w:rsidRPr="00090B8D">
        <w:tab/>
        <w:t xml:space="preserve">Arbelaez, P., et al., </w:t>
      </w:r>
      <w:r w:rsidRPr="00090B8D">
        <w:rPr>
          <w:i/>
        </w:rPr>
        <w:t>Contour detection and hierarchical image segmentation.</w:t>
      </w:r>
      <w:r w:rsidRPr="00090B8D">
        <w:t xml:space="preserve"> IEEE transactions on pattern analysis and machine intelligence, 2010. </w:t>
      </w:r>
      <w:r w:rsidRPr="00090B8D">
        <w:rPr>
          <w:b/>
        </w:rPr>
        <w:t>33</w:t>
      </w:r>
      <w:r w:rsidRPr="00090B8D">
        <w:t>(5): p. 898-916.</w:t>
      </w:r>
    </w:p>
    <w:p w14:paraId="0DBFCC23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59.</w:t>
      </w:r>
      <w:r w:rsidRPr="00090B8D">
        <w:tab/>
        <w:t xml:space="preserve">Li, F., H. Bai, and Y. Zhao, </w:t>
      </w:r>
      <w:r w:rsidRPr="00090B8D">
        <w:rPr>
          <w:i/>
        </w:rPr>
        <w:t>Detail-preserving image super-resolution via recursively dilated residual network.</w:t>
      </w:r>
      <w:r w:rsidRPr="00090B8D">
        <w:t xml:space="preserve"> Neurocomputing, 2019. </w:t>
      </w:r>
      <w:r w:rsidRPr="00090B8D">
        <w:rPr>
          <w:b/>
        </w:rPr>
        <w:t>358</w:t>
      </w:r>
      <w:r w:rsidRPr="00090B8D">
        <w:t>: p. 285-293.</w:t>
      </w:r>
    </w:p>
    <w:p w14:paraId="355ECC76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60.</w:t>
      </w:r>
      <w:r w:rsidRPr="00090B8D">
        <w:tab/>
        <w:t xml:space="preserve">Bevilacqua, M., et al., </w:t>
      </w:r>
      <w:r w:rsidRPr="00090B8D">
        <w:rPr>
          <w:i/>
        </w:rPr>
        <w:t>Low-complexity single-image super-resolution based on nonnegative neighbor embedding.</w:t>
      </w:r>
      <w:r w:rsidRPr="00090B8D">
        <w:t xml:space="preserve"> 2012.</w:t>
      </w:r>
    </w:p>
    <w:p w14:paraId="73C846F1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lastRenderedPageBreak/>
        <w:t>61.</w:t>
      </w:r>
      <w:r w:rsidRPr="00090B8D">
        <w:tab/>
        <w:t xml:space="preserve">Zeyde, R., M. Elad, and M. Protter. </w:t>
      </w:r>
      <w:r w:rsidRPr="00090B8D">
        <w:rPr>
          <w:i/>
        </w:rPr>
        <w:t>On single image scale-up using sparse-representations</w:t>
      </w:r>
      <w:r w:rsidRPr="00090B8D">
        <w:t xml:space="preserve">. in </w:t>
      </w:r>
      <w:r w:rsidRPr="00090B8D">
        <w:rPr>
          <w:i/>
        </w:rPr>
        <w:t>International conference on curves and surfaces</w:t>
      </w:r>
      <w:r w:rsidRPr="00090B8D">
        <w:t>. 2010. Springer.</w:t>
      </w:r>
    </w:p>
    <w:p w14:paraId="426A91D0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62.</w:t>
      </w:r>
      <w:r w:rsidRPr="00090B8D">
        <w:tab/>
        <w:t xml:space="preserve">Huang, J.-B., A. Singh, and N. Ahuja. </w:t>
      </w:r>
      <w:r w:rsidRPr="00090B8D">
        <w:rPr>
          <w:i/>
        </w:rPr>
        <w:t>Single image super-resolution from transformed self-exemplars</w:t>
      </w:r>
      <w:r w:rsidRPr="00090B8D">
        <w:t xml:space="preserve">. in </w:t>
      </w:r>
      <w:r w:rsidRPr="00090B8D">
        <w:rPr>
          <w:i/>
        </w:rPr>
        <w:t>Proceedings of the IEEE conference on computer vision and pattern recognition</w:t>
      </w:r>
      <w:r w:rsidRPr="00090B8D">
        <w:t>. 2015.</w:t>
      </w:r>
    </w:p>
    <w:p w14:paraId="705B14B0" w14:textId="77777777" w:rsidR="00090B8D" w:rsidRPr="00090B8D" w:rsidRDefault="00090B8D" w:rsidP="00090B8D">
      <w:pPr>
        <w:pStyle w:val="EndNoteBibliography"/>
        <w:spacing w:after="0"/>
        <w:ind w:left="720" w:hanging="720"/>
      </w:pPr>
      <w:r w:rsidRPr="00090B8D">
        <w:t>63.</w:t>
      </w:r>
      <w:r w:rsidRPr="00090B8D">
        <w:tab/>
        <w:t xml:space="preserve">Matsui, Y., et al., </w:t>
      </w:r>
      <w:r w:rsidRPr="00090B8D">
        <w:rPr>
          <w:i/>
        </w:rPr>
        <w:t>Sketch-based manga retrieval using manga109 dataset.</w:t>
      </w:r>
      <w:r w:rsidRPr="00090B8D">
        <w:t xml:space="preserve"> Multimedia Tools and Applications, 2017. </w:t>
      </w:r>
      <w:r w:rsidRPr="00090B8D">
        <w:rPr>
          <w:b/>
        </w:rPr>
        <w:t>76</w:t>
      </w:r>
      <w:r w:rsidRPr="00090B8D">
        <w:t>(20): p. 21811-21838.</w:t>
      </w:r>
    </w:p>
    <w:p w14:paraId="2F5D3EFB" w14:textId="77777777" w:rsidR="00090B8D" w:rsidRPr="00090B8D" w:rsidRDefault="00090B8D" w:rsidP="00090B8D">
      <w:pPr>
        <w:pStyle w:val="EndNoteBibliography"/>
        <w:ind w:left="720" w:hanging="720"/>
      </w:pPr>
      <w:r w:rsidRPr="00090B8D">
        <w:t>64.</w:t>
      </w:r>
      <w:r w:rsidRPr="00090B8D">
        <w:tab/>
        <w:t xml:space="preserve">Kingma, D.P. and J. Ba, </w:t>
      </w:r>
      <w:r w:rsidRPr="00090B8D">
        <w:rPr>
          <w:i/>
        </w:rPr>
        <w:t>Adam: A method for stochastic optimization.</w:t>
      </w:r>
      <w:r w:rsidRPr="00090B8D">
        <w:t xml:space="preserve"> arXiv preprint arXiv:1412.6980, 2014.</w:t>
      </w:r>
    </w:p>
    <w:p w14:paraId="7A49B291" w14:textId="71359335" w:rsidR="002F5C40" w:rsidRPr="009752DF" w:rsidRDefault="002F5C40" w:rsidP="00BF774C">
      <w:pPr>
        <w:pStyle w:val="MDPI71References"/>
        <w:numPr>
          <w:ilvl w:val="0"/>
          <w:numId w:val="0"/>
        </w:numPr>
        <w:ind w:left="425"/>
        <w:rPr>
          <w:rFonts w:ascii="Times New Roman" w:hAnsi="Times New Roman"/>
        </w:rPr>
      </w:pPr>
      <w:r w:rsidRPr="009752DF">
        <w:rPr>
          <w:rFonts w:ascii="Times New Roman" w:hAnsi="Times New Roman"/>
        </w:rPr>
        <w:fldChar w:fldCharType="end"/>
      </w:r>
      <w:bookmarkEnd w:id="29"/>
    </w:p>
    <w:p w14:paraId="4527898C" w14:textId="6561BF33" w:rsidR="003A4C09" w:rsidRPr="009752DF" w:rsidRDefault="003A4C09" w:rsidP="00DD3B93">
      <w:pPr>
        <w:pStyle w:val="MDPI71References"/>
        <w:numPr>
          <w:ilvl w:val="0"/>
          <w:numId w:val="0"/>
        </w:numPr>
        <w:spacing w:after="240"/>
        <w:rPr>
          <w:rFonts w:ascii="Times New Roman" w:eastAsia="SimSun" w:hAnsi="Times New Roman"/>
        </w:rPr>
      </w:pPr>
    </w:p>
    <w:sectPr w:rsidR="003A4C09" w:rsidRPr="009752DF" w:rsidSect="003A4C09">
      <w:headerReference w:type="even" r:id="rId29"/>
      <w:headerReference w:type="default" r:id="rId30"/>
      <w:footerReference w:type="default" r:id="rId31"/>
      <w:headerReference w:type="first" r:id="rId32"/>
      <w:footerReference w:type="first" r:id="rId33"/>
      <w:pgSz w:w="11906" w:h="16838" w:code="9"/>
      <w:pgMar w:top="1417" w:right="1531" w:bottom="1077" w:left="1531" w:header="1020" w:footer="850" w:gutter="0"/>
      <w:lnNumType w:countBy="1" w:restart="continuous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EC90F" w14:textId="77777777" w:rsidR="006A6300" w:rsidRDefault="006A6300">
      <w:pPr>
        <w:spacing w:line="240" w:lineRule="auto"/>
      </w:pPr>
      <w:r>
        <w:separator/>
      </w:r>
    </w:p>
  </w:endnote>
  <w:endnote w:type="continuationSeparator" w:id="0">
    <w:p w14:paraId="1BCDFF4C" w14:textId="77777777" w:rsidR="006A6300" w:rsidRDefault="006A63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CEKE L+ Charis SIL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9214067"/>
      <w:docPartObj>
        <w:docPartGallery w:val="Page Numbers (Bottom of Page)"/>
        <w:docPartUnique/>
      </w:docPartObj>
    </w:sdtPr>
    <w:sdtContent>
      <w:p w14:paraId="556689BF" w14:textId="1BBFA658" w:rsidR="00201A64" w:rsidRDefault="00201A6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A47436" w14:textId="77777777" w:rsidR="00201A64" w:rsidRPr="00195391" w:rsidRDefault="00201A64" w:rsidP="005A49A5">
    <w:pPr>
      <w:pStyle w:val="Footer"/>
      <w:spacing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8974E" w14:textId="77777777" w:rsidR="00201A64" w:rsidRDefault="00201A64" w:rsidP="00F45BA2">
    <w:pPr>
      <w:pStyle w:val="Els-footnote"/>
    </w:pPr>
    <w:r>
      <w:t xml:space="preserve">* Corresponding author. Tel.: </w:t>
    </w:r>
    <w:r w:rsidRPr="00801C97">
      <w:t>+6622186911</w:t>
    </w:r>
    <w:r>
      <w:t xml:space="preserve">. </w:t>
    </w:r>
  </w:p>
  <w:p w14:paraId="7F316206" w14:textId="77777777" w:rsidR="00201A64" w:rsidRPr="0036500A" w:rsidRDefault="00201A64" w:rsidP="00F45BA2">
    <w:pPr>
      <w:pStyle w:val="Els-footnote"/>
    </w:pPr>
    <w:r>
      <w:rPr>
        <w:i/>
        <w:iCs/>
      </w:rPr>
      <w:t xml:space="preserve">E-mail address: </w:t>
    </w:r>
    <w:bookmarkStart w:id="30" w:name="_Hlk109164021"/>
    <w:r w:rsidRPr="00135F2F">
      <w:t>supavadee.a@chula.ac.th</w:t>
    </w:r>
    <w:r>
      <w:t>.</w:t>
    </w:r>
    <w:bookmarkEnd w:id="30"/>
  </w:p>
  <w:p w14:paraId="126052FC" w14:textId="77777777" w:rsidR="00201A64" w:rsidRDefault="00201A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5FE28" w14:textId="77777777" w:rsidR="006A6300" w:rsidRDefault="006A6300">
      <w:pPr>
        <w:spacing w:line="240" w:lineRule="auto"/>
      </w:pPr>
      <w:r>
        <w:separator/>
      </w:r>
    </w:p>
  </w:footnote>
  <w:footnote w:type="continuationSeparator" w:id="0">
    <w:p w14:paraId="0621A14E" w14:textId="77777777" w:rsidR="006A6300" w:rsidRDefault="006A63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03174" w14:textId="77777777" w:rsidR="00201A64" w:rsidRDefault="00201A64" w:rsidP="005A49A5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14622" w14:textId="1FD91B50" w:rsidR="00201A64" w:rsidRPr="00A7682B" w:rsidRDefault="00201A64" w:rsidP="0084286C">
    <w:pPr>
      <w:tabs>
        <w:tab w:val="right" w:pos="8844"/>
      </w:tabs>
      <w:adjustRightInd w:val="0"/>
      <w:snapToGrid w:val="0"/>
      <w:spacing w:after="240" w:line="240" w:lineRule="auto"/>
      <w:rPr>
        <w:rFonts w:ascii="Palatino Linotype" w:hAnsi="Palatino Linotype"/>
        <w:sz w:val="16"/>
      </w:rPr>
    </w:pPr>
    <w:r>
      <w:rPr>
        <w:rFonts w:ascii="Palatino Linotype" w:hAnsi="Palatino Linotype"/>
        <w:sz w:val="16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73C1F" w14:textId="21C1346F" w:rsidR="00201A64" w:rsidRDefault="00201A64">
    <w:pPr>
      <w:pStyle w:val="Header"/>
    </w:pPr>
  </w:p>
  <w:p w14:paraId="396904B6" w14:textId="77777777" w:rsidR="00201A64" w:rsidRDefault="00201A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C1657"/>
    <w:multiLevelType w:val="multilevel"/>
    <w:tmpl w:val="6E6C9F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250A245F"/>
    <w:multiLevelType w:val="hybridMultilevel"/>
    <w:tmpl w:val="29E20A30"/>
    <w:lvl w:ilvl="0" w:tplc="1AF444CE">
      <w:start w:val="1"/>
      <w:numFmt w:val="decimal"/>
      <w:pStyle w:val="MDPI71References"/>
      <w:lvlText w:val="%1."/>
      <w:lvlJc w:val="left"/>
      <w:pPr>
        <w:ind w:left="780" w:hanging="4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C77111"/>
    <w:multiLevelType w:val="multilevel"/>
    <w:tmpl w:val="6E6C9F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60124D4"/>
    <w:multiLevelType w:val="hybridMultilevel"/>
    <w:tmpl w:val="9522DD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5051C"/>
    <w:multiLevelType w:val="hybridMultilevel"/>
    <w:tmpl w:val="D6480D34"/>
    <w:lvl w:ilvl="0" w:tplc="CDCEE7DA">
      <w:start w:val="1"/>
      <w:numFmt w:val="decimal"/>
      <w:pStyle w:val="MDPI37itemize"/>
      <w:lvlText w:val="%1."/>
      <w:lvlJc w:val="left"/>
      <w:pPr>
        <w:ind w:left="1429" w:hanging="360"/>
      </w:pPr>
    </w:lvl>
    <w:lvl w:ilvl="1" w:tplc="08070019" w:tentative="1">
      <w:start w:val="1"/>
      <w:numFmt w:val="lowerLetter"/>
      <w:lvlText w:val="%2."/>
      <w:lvlJc w:val="left"/>
      <w:pPr>
        <w:ind w:left="2149" w:hanging="360"/>
      </w:pPr>
    </w:lvl>
    <w:lvl w:ilvl="2" w:tplc="0807001B" w:tentative="1">
      <w:start w:val="1"/>
      <w:numFmt w:val="lowerRoman"/>
      <w:lvlText w:val="%3."/>
      <w:lvlJc w:val="right"/>
      <w:pPr>
        <w:ind w:left="2869" w:hanging="180"/>
      </w:pPr>
    </w:lvl>
    <w:lvl w:ilvl="3" w:tplc="0807000F" w:tentative="1">
      <w:start w:val="1"/>
      <w:numFmt w:val="decimal"/>
      <w:lvlText w:val="%4."/>
      <w:lvlJc w:val="left"/>
      <w:pPr>
        <w:ind w:left="3589" w:hanging="360"/>
      </w:pPr>
    </w:lvl>
    <w:lvl w:ilvl="4" w:tplc="08070019" w:tentative="1">
      <w:start w:val="1"/>
      <w:numFmt w:val="lowerLetter"/>
      <w:lvlText w:val="%5."/>
      <w:lvlJc w:val="left"/>
      <w:pPr>
        <w:ind w:left="4309" w:hanging="360"/>
      </w:pPr>
    </w:lvl>
    <w:lvl w:ilvl="5" w:tplc="0807001B" w:tentative="1">
      <w:start w:val="1"/>
      <w:numFmt w:val="lowerRoman"/>
      <w:lvlText w:val="%6."/>
      <w:lvlJc w:val="right"/>
      <w:pPr>
        <w:ind w:left="5029" w:hanging="180"/>
      </w:pPr>
    </w:lvl>
    <w:lvl w:ilvl="6" w:tplc="0807000F" w:tentative="1">
      <w:start w:val="1"/>
      <w:numFmt w:val="decimal"/>
      <w:lvlText w:val="%7."/>
      <w:lvlJc w:val="left"/>
      <w:pPr>
        <w:ind w:left="5749" w:hanging="360"/>
      </w:pPr>
    </w:lvl>
    <w:lvl w:ilvl="7" w:tplc="08070019" w:tentative="1">
      <w:start w:val="1"/>
      <w:numFmt w:val="lowerLetter"/>
      <w:lvlText w:val="%8."/>
      <w:lvlJc w:val="left"/>
      <w:pPr>
        <w:ind w:left="6469" w:hanging="360"/>
      </w:pPr>
    </w:lvl>
    <w:lvl w:ilvl="8" w:tplc="0807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88B0BD4"/>
    <w:multiLevelType w:val="multilevel"/>
    <w:tmpl w:val="6E6C9F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295E29F1"/>
    <w:multiLevelType w:val="multilevel"/>
    <w:tmpl w:val="6E6C9F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2C322AA9"/>
    <w:multiLevelType w:val="multilevel"/>
    <w:tmpl w:val="C4A2ECC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E814AF1"/>
    <w:multiLevelType w:val="multilevel"/>
    <w:tmpl w:val="6E6C9F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369A6535"/>
    <w:multiLevelType w:val="hybridMultilevel"/>
    <w:tmpl w:val="3CB68362"/>
    <w:lvl w:ilvl="0" w:tplc="B2367048">
      <w:start w:val="1"/>
      <w:numFmt w:val="bullet"/>
      <w:pStyle w:val="MDPI38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7FC0519"/>
    <w:multiLevelType w:val="multilevel"/>
    <w:tmpl w:val="795C5F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385F5478"/>
    <w:multiLevelType w:val="multilevel"/>
    <w:tmpl w:val="966647E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05B1297"/>
    <w:multiLevelType w:val="multilevel"/>
    <w:tmpl w:val="6E6C9F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41383512"/>
    <w:multiLevelType w:val="multilevel"/>
    <w:tmpl w:val="61682C9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41F23563"/>
    <w:multiLevelType w:val="multilevel"/>
    <w:tmpl w:val="6E6C9F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491C02D2"/>
    <w:multiLevelType w:val="multilevel"/>
    <w:tmpl w:val="6E6C9F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4C5A65F1"/>
    <w:multiLevelType w:val="multilevel"/>
    <w:tmpl w:val="27B6BE0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7" w15:restartNumberingAfterBreak="0">
    <w:nsid w:val="50494C8E"/>
    <w:multiLevelType w:val="multilevel"/>
    <w:tmpl w:val="3B208326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6205803"/>
    <w:multiLevelType w:val="multilevel"/>
    <w:tmpl w:val="1E2855A8"/>
    <w:lvl w:ilvl="0">
      <w:start w:val="1"/>
      <w:numFmt w:val="decimal"/>
      <w:pStyle w:val="Els-1storder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Els-2ndorder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Els-3rdorder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Els-4thorder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9" w15:restartNumberingAfterBreak="0">
    <w:nsid w:val="56EC618B"/>
    <w:multiLevelType w:val="hybridMultilevel"/>
    <w:tmpl w:val="B5DC51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8631C52"/>
    <w:multiLevelType w:val="multilevel"/>
    <w:tmpl w:val="6E6C9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21" w15:restartNumberingAfterBreak="0">
    <w:nsid w:val="63F02984"/>
    <w:multiLevelType w:val="multilevel"/>
    <w:tmpl w:val="6E6C9F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74CF6DED"/>
    <w:multiLevelType w:val="multilevel"/>
    <w:tmpl w:val="6E6C9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23" w15:restartNumberingAfterBreak="0">
    <w:nsid w:val="77170500"/>
    <w:multiLevelType w:val="multilevel"/>
    <w:tmpl w:val="6E6C9F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num w:numId="1" w16cid:durableId="1229876660">
    <w:abstractNumId w:val="4"/>
  </w:num>
  <w:num w:numId="2" w16cid:durableId="2010330112">
    <w:abstractNumId w:val="9"/>
  </w:num>
  <w:num w:numId="3" w16cid:durableId="746850870">
    <w:abstractNumId w:val="1"/>
  </w:num>
  <w:num w:numId="4" w16cid:durableId="87308884">
    <w:abstractNumId w:val="14"/>
  </w:num>
  <w:num w:numId="5" w16cid:durableId="1310818232">
    <w:abstractNumId w:val="19"/>
  </w:num>
  <w:num w:numId="6" w16cid:durableId="500390058">
    <w:abstractNumId w:val="3"/>
  </w:num>
  <w:num w:numId="7" w16cid:durableId="895353659">
    <w:abstractNumId w:val="1"/>
  </w:num>
  <w:num w:numId="8" w16cid:durableId="90011475">
    <w:abstractNumId w:val="20"/>
  </w:num>
  <w:num w:numId="9" w16cid:durableId="332152506">
    <w:abstractNumId w:val="11"/>
  </w:num>
  <w:num w:numId="10" w16cid:durableId="1312716192">
    <w:abstractNumId w:val="7"/>
  </w:num>
  <w:num w:numId="11" w16cid:durableId="105740046">
    <w:abstractNumId w:val="22"/>
  </w:num>
  <w:num w:numId="12" w16cid:durableId="1535579524">
    <w:abstractNumId w:val="17"/>
  </w:num>
  <w:num w:numId="13" w16cid:durableId="1288464924">
    <w:abstractNumId w:val="13"/>
  </w:num>
  <w:num w:numId="14" w16cid:durableId="1770662439">
    <w:abstractNumId w:val="16"/>
  </w:num>
  <w:num w:numId="15" w16cid:durableId="1735086042">
    <w:abstractNumId w:val="10"/>
  </w:num>
  <w:num w:numId="16" w16cid:durableId="447699327">
    <w:abstractNumId w:val="15"/>
  </w:num>
  <w:num w:numId="17" w16cid:durableId="520900465">
    <w:abstractNumId w:val="23"/>
  </w:num>
  <w:num w:numId="18" w16cid:durableId="2048569">
    <w:abstractNumId w:val="6"/>
  </w:num>
  <w:num w:numId="19" w16cid:durableId="1334065372">
    <w:abstractNumId w:val="18"/>
  </w:num>
  <w:num w:numId="20" w16cid:durableId="1763989166">
    <w:abstractNumId w:val="5"/>
  </w:num>
  <w:num w:numId="21" w16cid:durableId="1446852135">
    <w:abstractNumId w:val="12"/>
  </w:num>
  <w:num w:numId="22" w16cid:durableId="1946034604">
    <w:abstractNumId w:val="21"/>
  </w:num>
  <w:num w:numId="23" w16cid:durableId="2088066134">
    <w:abstractNumId w:val="2"/>
  </w:num>
  <w:num w:numId="24" w16cid:durableId="1286426629">
    <w:abstractNumId w:val="8"/>
  </w:num>
  <w:num w:numId="25" w16cid:durableId="96577089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upavadee Aramvith">
    <w15:presenceInfo w15:providerId="AD" w15:userId="S::supavadee.a@chula.ac.th::78d4a592-b8d7-4b65-b02e-dad74ed1f9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LUwMTUzNjY3tTC3sDBU0lEKTi0uzszPAykwNDasBQBEul1RLgAAAA=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srxvfdd95r2023e09rp5vpah5wxe09vdzrzd&quot;&gt;My EndNote Library&lt;record-ids&gt;&lt;item&gt;2&lt;/item&gt;&lt;item&gt;3&lt;/item&gt;&lt;item&gt;5&lt;/item&gt;&lt;item&gt;6&lt;/item&gt;&lt;item&gt;7&lt;/item&gt;&lt;item&gt;8&lt;/item&gt;&lt;item&gt;10&lt;/item&gt;&lt;item&gt;13&lt;/item&gt;&lt;item&gt;28&lt;/item&gt;&lt;item&gt;33&lt;/item&gt;&lt;item&gt;34&lt;/item&gt;&lt;item&gt;39&lt;/item&gt;&lt;item&gt;41&lt;/item&gt;&lt;item&gt;43&lt;/item&gt;&lt;item&gt;47&lt;/item&gt;&lt;item&gt;48&lt;/item&gt;&lt;item&gt;49&lt;/item&gt;&lt;item&gt;50&lt;/item&gt;&lt;item&gt;51&lt;/item&gt;&lt;item&gt;52&lt;/item&gt;&lt;item&gt;55&lt;/item&gt;&lt;item&gt;56&lt;/item&gt;&lt;item&gt;59&lt;/item&gt;&lt;item&gt;60&lt;/item&gt;&lt;item&gt;61&lt;/item&gt;&lt;item&gt;62&lt;/item&gt;&lt;item&gt;71&lt;/item&gt;&lt;item&gt;111&lt;/item&gt;&lt;item&gt;112&lt;/item&gt;&lt;item&gt;114&lt;/item&gt;&lt;item&gt;115&lt;/item&gt;&lt;/record-ids&gt;&lt;/item&gt;&lt;/Libraries&gt;"/>
  </w:docVars>
  <w:rsids>
    <w:rsidRoot w:val="00E91350"/>
    <w:rsid w:val="000006E4"/>
    <w:rsid w:val="00000FF5"/>
    <w:rsid w:val="000010BB"/>
    <w:rsid w:val="0000123E"/>
    <w:rsid w:val="00001B8D"/>
    <w:rsid w:val="000023D4"/>
    <w:rsid w:val="0000285C"/>
    <w:rsid w:val="00002E8F"/>
    <w:rsid w:val="00003F31"/>
    <w:rsid w:val="00004A0E"/>
    <w:rsid w:val="00004B6B"/>
    <w:rsid w:val="0000602B"/>
    <w:rsid w:val="00006566"/>
    <w:rsid w:val="00007ACB"/>
    <w:rsid w:val="00007AD8"/>
    <w:rsid w:val="0001042C"/>
    <w:rsid w:val="00010E0E"/>
    <w:rsid w:val="0001192E"/>
    <w:rsid w:val="0001214B"/>
    <w:rsid w:val="00012D3D"/>
    <w:rsid w:val="000141A0"/>
    <w:rsid w:val="00014218"/>
    <w:rsid w:val="0001440A"/>
    <w:rsid w:val="000148B0"/>
    <w:rsid w:val="00015569"/>
    <w:rsid w:val="000157A3"/>
    <w:rsid w:val="00015EAC"/>
    <w:rsid w:val="00016EE8"/>
    <w:rsid w:val="00017DC5"/>
    <w:rsid w:val="00020601"/>
    <w:rsid w:val="000216BC"/>
    <w:rsid w:val="000219A5"/>
    <w:rsid w:val="00021DBF"/>
    <w:rsid w:val="000227DB"/>
    <w:rsid w:val="00022805"/>
    <w:rsid w:val="00024AAE"/>
    <w:rsid w:val="00026168"/>
    <w:rsid w:val="000264C7"/>
    <w:rsid w:val="0002651D"/>
    <w:rsid w:val="000269CD"/>
    <w:rsid w:val="00026C62"/>
    <w:rsid w:val="000276BD"/>
    <w:rsid w:val="000276E9"/>
    <w:rsid w:val="0003020B"/>
    <w:rsid w:val="00030B13"/>
    <w:rsid w:val="000312D5"/>
    <w:rsid w:val="00031EE2"/>
    <w:rsid w:val="00032384"/>
    <w:rsid w:val="00032688"/>
    <w:rsid w:val="00032698"/>
    <w:rsid w:val="00032AFB"/>
    <w:rsid w:val="00032B2B"/>
    <w:rsid w:val="00032BA4"/>
    <w:rsid w:val="000337EF"/>
    <w:rsid w:val="000338B7"/>
    <w:rsid w:val="00033F15"/>
    <w:rsid w:val="000342EB"/>
    <w:rsid w:val="000351E2"/>
    <w:rsid w:val="00035825"/>
    <w:rsid w:val="00035ED5"/>
    <w:rsid w:val="00036A81"/>
    <w:rsid w:val="00036C0B"/>
    <w:rsid w:val="00036F3D"/>
    <w:rsid w:val="00037315"/>
    <w:rsid w:val="000378B2"/>
    <w:rsid w:val="000400D5"/>
    <w:rsid w:val="0004033C"/>
    <w:rsid w:val="00040CCC"/>
    <w:rsid w:val="00040D42"/>
    <w:rsid w:val="00041B17"/>
    <w:rsid w:val="00041FA5"/>
    <w:rsid w:val="00041FEF"/>
    <w:rsid w:val="000422ED"/>
    <w:rsid w:val="00042775"/>
    <w:rsid w:val="00042D6A"/>
    <w:rsid w:val="00042ECE"/>
    <w:rsid w:val="00043D1E"/>
    <w:rsid w:val="00047BFE"/>
    <w:rsid w:val="00050977"/>
    <w:rsid w:val="000514DB"/>
    <w:rsid w:val="00052984"/>
    <w:rsid w:val="00052A50"/>
    <w:rsid w:val="00053519"/>
    <w:rsid w:val="00053644"/>
    <w:rsid w:val="0005386B"/>
    <w:rsid w:val="0005397E"/>
    <w:rsid w:val="00053B86"/>
    <w:rsid w:val="00054E78"/>
    <w:rsid w:val="00055060"/>
    <w:rsid w:val="000550DC"/>
    <w:rsid w:val="00055800"/>
    <w:rsid w:val="000558E0"/>
    <w:rsid w:val="000565A8"/>
    <w:rsid w:val="00056806"/>
    <w:rsid w:val="00056838"/>
    <w:rsid w:val="000568C7"/>
    <w:rsid w:val="00057328"/>
    <w:rsid w:val="00060011"/>
    <w:rsid w:val="0006035F"/>
    <w:rsid w:val="00061BB8"/>
    <w:rsid w:val="00064278"/>
    <w:rsid w:val="00064E10"/>
    <w:rsid w:val="00064F0A"/>
    <w:rsid w:val="000650BC"/>
    <w:rsid w:val="00065AA7"/>
    <w:rsid w:val="00066374"/>
    <w:rsid w:val="000664AF"/>
    <w:rsid w:val="00070A42"/>
    <w:rsid w:val="00073402"/>
    <w:rsid w:val="000737B8"/>
    <w:rsid w:val="0007396A"/>
    <w:rsid w:val="00073F38"/>
    <w:rsid w:val="00073FCF"/>
    <w:rsid w:val="00074526"/>
    <w:rsid w:val="00074824"/>
    <w:rsid w:val="00075690"/>
    <w:rsid w:val="00076125"/>
    <w:rsid w:val="0007630F"/>
    <w:rsid w:val="000764CA"/>
    <w:rsid w:val="000766DC"/>
    <w:rsid w:val="000768F3"/>
    <w:rsid w:val="0007762A"/>
    <w:rsid w:val="00077B1C"/>
    <w:rsid w:val="00080899"/>
    <w:rsid w:val="00080BB7"/>
    <w:rsid w:val="000850BC"/>
    <w:rsid w:val="000859CA"/>
    <w:rsid w:val="00085C43"/>
    <w:rsid w:val="00085D61"/>
    <w:rsid w:val="0009068F"/>
    <w:rsid w:val="00090B8D"/>
    <w:rsid w:val="000915B7"/>
    <w:rsid w:val="00091DE8"/>
    <w:rsid w:val="0009205F"/>
    <w:rsid w:val="00092147"/>
    <w:rsid w:val="000924CC"/>
    <w:rsid w:val="00092948"/>
    <w:rsid w:val="00094AD6"/>
    <w:rsid w:val="00094BBE"/>
    <w:rsid w:val="00095685"/>
    <w:rsid w:val="00095887"/>
    <w:rsid w:val="00095E8B"/>
    <w:rsid w:val="000964B6"/>
    <w:rsid w:val="00096BDF"/>
    <w:rsid w:val="000A1571"/>
    <w:rsid w:val="000A1801"/>
    <w:rsid w:val="000A1CFF"/>
    <w:rsid w:val="000A2AE1"/>
    <w:rsid w:val="000A2BD6"/>
    <w:rsid w:val="000A2D09"/>
    <w:rsid w:val="000A2FE5"/>
    <w:rsid w:val="000A322F"/>
    <w:rsid w:val="000A3E97"/>
    <w:rsid w:val="000A40E8"/>
    <w:rsid w:val="000A49C0"/>
    <w:rsid w:val="000A507E"/>
    <w:rsid w:val="000A5FD5"/>
    <w:rsid w:val="000A722E"/>
    <w:rsid w:val="000A7714"/>
    <w:rsid w:val="000B0CA7"/>
    <w:rsid w:val="000B1BA8"/>
    <w:rsid w:val="000B1F22"/>
    <w:rsid w:val="000B1F2A"/>
    <w:rsid w:val="000B2020"/>
    <w:rsid w:val="000B26D5"/>
    <w:rsid w:val="000B2995"/>
    <w:rsid w:val="000B2DB1"/>
    <w:rsid w:val="000B2F2C"/>
    <w:rsid w:val="000B38E5"/>
    <w:rsid w:val="000B4E6F"/>
    <w:rsid w:val="000B5D11"/>
    <w:rsid w:val="000B654E"/>
    <w:rsid w:val="000B6A96"/>
    <w:rsid w:val="000B71EA"/>
    <w:rsid w:val="000B7C9B"/>
    <w:rsid w:val="000C0896"/>
    <w:rsid w:val="000C0B67"/>
    <w:rsid w:val="000C0E71"/>
    <w:rsid w:val="000C101F"/>
    <w:rsid w:val="000C110D"/>
    <w:rsid w:val="000C15DC"/>
    <w:rsid w:val="000C1655"/>
    <w:rsid w:val="000C1707"/>
    <w:rsid w:val="000C17A1"/>
    <w:rsid w:val="000C1F30"/>
    <w:rsid w:val="000C35CB"/>
    <w:rsid w:val="000C374D"/>
    <w:rsid w:val="000C398D"/>
    <w:rsid w:val="000C4EDE"/>
    <w:rsid w:val="000C4F30"/>
    <w:rsid w:val="000C561D"/>
    <w:rsid w:val="000C5813"/>
    <w:rsid w:val="000C5848"/>
    <w:rsid w:val="000C64C9"/>
    <w:rsid w:val="000C74E4"/>
    <w:rsid w:val="000C7546"/>
    <w:rsid w:val="000C7A40"/>
    <w:rsid w:val="000D006F"/>
    <w:rsid w:val="000D09F3"/>
    <w:rsid w:val="000D1253"/>
    <w:rsid w:val="000D1CFE"/>
    <w:rsid w:val="000D246F"/>
    <w:rsid w:val="000D4929"/>
    <w:rsid w:val="000D4C00"/>
    <w:rsid w:val="000D5D4C"/>
    <w:rsid w:val="000D7D57"/>
    <w:rsid w:val="000E0787"/>
    <w:rsid w:val="000E1C3C"/>
    <w:rsid w:val="000E239E"/>
    <w:rsid w:val="000E2D34"/>
    <w:rsid w:val="000E3418"/>
    <w:rsid w:val="000E35B3"/>
    <w:rsid w:val="000E3710"/>
    <w:rsid w:val="000E4C29"/>
    <w:rsid w:val="000E5D59"/>
    <w:rsid w:val="000E5E8B"/>
    <w:rsid w:val="000E5F1F"/>
    <w:rsid w:val="000E5FA2"/>
    <w:rsid w:val="000E61C2"/>
    <w:rsid w:val="000E772D"/>
    <w:rsid w:val="000E7CF8"/>
    <w:rsid w:val="000F01FE"/>
    <w:rsid w:val="000F020D"/>
    <w:rsid w:val="000F0D66"/>
    <w:rsid w:val="000F1583"/>
    <w:rsid w:val="000F1B3C"/>
    <w:rsid w:val="000F1EEC"/>
    <w:rsid w:val="000F2909"/>
    <w:rsid w:val="000F2ABA"/>
    <w:rsid w:val="000F312D"/>
    <w:rsid w:val="000F5A82"/>
    <w:rsid w:val="000F6A2C"/>
    <w:rsid w:val="000F78B6"/>
    <w:rsid w:val="0010008A"/>
    <w:rsid w:val="001006C9"/>
    <w:rsid w:val="00100D03"/>
    <w:rsid w:val="0010178D"/>
    <w:rsid w:val="0010270A"/>
    <w:rsid w:val="0010283A"/>
    <w:rsid w:val="00102BD2"/>
    <w:rsid w:val="00102C50"/>
    <w:rsid w:val="00102C56"/>
    <w:rsid w:val="001030C6"/>
    <w:rsid w:val="00103FD9"/>
    <w:rsid w:val="001043C9"/>
    <w:rsid w:val="00104C95"/>
    <w:rsid w:val="00104CA9"/>
    <w:rsid w:val="00104E50"/>
    <w:rsid w:val="001054B4"/>
    <w:rsid w:val="00105A93"/>
    <w:rsid w:val="00105AFC"/>
    <w:rsid w:val="0010642B"/>
    <w:rsid w:val="00106D05"/>
    <w:rsid w:val="00107446"/>
    <w:rsid w:val="00110245"/>
    <w:rsid w:val="00110384"/>
    <w:rsid w:val="0011038B"/>
    <w:rsid w:val="00110510"/>
    <w:rsid w:val="001106C6"/>
    <w:rsid w:val="0011081A"/>
    <w:rsid w:val="00110985"/>
    <w:rsid w:val="00110A54"/>
    <w:rsid w:val="001118E8"/>
    <w:rsid w:val="0011240D"/>
    <w:rsid w:val="0011388A"/>
    <w:rsid w:val="00113DB3"/>
    <w:rsid w:val="00114E60"/>
    <w:rsid w:val="0011523B"/>
    <w:rsid w:val="001153D9"/>
    <w:rsid w:val="00116432"/>
    <w:rsid w:val="0012042E"/>
    <w:rsid w:val="0012252E"/>
    <w:rsid w:val="0012291C"/>
    <w:rsid w:val="00122D12"/>
    <w:rsid w:val="001230B6"/>
    <w:rsid w:val="00123122"/>
    <w:rsid w:val="001252EC"/>
    <w:rsid w:val="0012549E"/>
    <w:rsid w:val="001254ED"/>
    <w:rsid w:val="00126201"/>
    <w:rsid w:val="00127376"/>
    <w:rsid w:val="0012747E"/>
    <w:rsid w:val="0012773B"/>
    <w:rsid w:val="00127BD4"/>
    <w:rsid w:val="00127CAE"/>
    <w:rsid w:val="00127EB7"/>
    <w:rsid w:val="00127EF9"/>
    <w:rsid w:val="00130B36"/>
    <w:rsid w:val="00130E78"/>
    <w:rsid w:val="001311AE"/>
    <w:rsid w:val="001315D6"/>
    <w:rsid w:val="00131BA6"/>
    <w:rsid w:val="00131E64"/>
    <w:rsid w:val="00131F4C"/>
    <w:rsid w:val="001327C7"/>
    <w:rsid w:val="00132D04"/>
    <w:rsid w:val="00132F76"/>
    <w:rsid w:val="00133AA7"/>
    <w:rsid w:val="00133E79"/>
    <w:rsid w:val="00134F86"/>
    <w:rsid w:val="0013518F"/>
    <w:rsid w:val="0013539C"/>
    <w:rsid w:val="00135577"/>
    <w:rsid w:val="0013570C"/>
    <w:rsid w:val="001359A0"/>
    <w:rsid w:val="001365C2"/>
    <w:rsid w:val="00140A3F"/>
    <w:rsid w:val="00141441"/>
    <w:rsid w:val="00141593"/>
    <w:rsid w:val="00141E48"/>
    <w:rsid w:val="0014294F"/>
    <w:rsid w:val="00143A3C"/>
    <w:rsid w:val="00143D99"/>
    <w:rsid w:val="00144CA6"/>
    <w:rsid w:val="00145327"/>
    <w:rsid w:val="001454CE"/>
    <w:rsid w:val="00145712"/>
    <w:rsid w:val="001462F3"/>
    <w:rsid w:val="00146750"/>
    <w:rsid w:val="00146A8D"/>
    <w:rsid w:val="0014708D"/>
    <w:rsid w:val="0014760A"/>
    <w:rsid w:val="00147638"/>
    <w:rsid w:val="00150970"/>
    <w:rsid w:val="00150B63"/>
    <w:rsid w:val="0015351C"/>
    <w:rsid w:val="00153947"/>
    <w:rsid w:val="00153DE2"/>
    <w:rsid w:val="00153FC3"/>
    <w:rsid w:val="001544B6"/>
    <w:rsid w:val="001546F0"/>
    <w:rsid w:val="0015517C"/>
    <w:rsid w:val="00155CDC"/>
    <w:rsid w:val="00155D37"/>
    <w:rsid w:val="00155FAE"/>
    <w:rsid w:val="001565F6"/>
    <w:rsid w:val="00156D7E"/>
    <w:rsid w:val="0015707A"/>
    <w:rsid w:val="00157363"/>
    <w:rsid w:val="00157C61"/>
    <w:rsid w:val="00160D1F"/>
    <w:rsid w:val="00162487"/>
    <w:rsid w:val="0016289C"/>
    <w:rsid w:val="00162F1A"/>
    <w:rsid w:val="00163A41"/>
    <w:rsid w:val="00163E34"/>
    <w:rsid w:val="001643BA"/>
    <w:rsid w:val="00164DE8"/>
    <w:rsid w:val="00164EB1"/>
    <w:rsid w:val="00165415"/>
    <w:rsid w:val="00165AD4"/>
    <w:rsid w:val="0016611D"/>
    <w:rsid w:val="001670D5"/>
    <w:rsid w:val="00167B36"/>
    <w:rsid w:val="0017003B"/>
    <w:rsid w:val="00171043"/>
    <w:rsid w:val="00171182"/>
    <w:rsid w:val="001713D2"/>
    <w:rsid w:val="00171D2D"/>
    <w:rsid w:val="00172EDD"/>
    <w:rsid w:val="00174503"/>
    <w:rsid w:val="00174EDD"/>
    <w:rsid w:val="001756A9"/>
    <w:rsid w:val="00175C16"/>
    <w:rsid w:val="00175CCC"/>
    <w:rsid w:val="001762F3"/>
    <w:rsid w:val="00176548"/>
    <w:rsid w:val="00176552"/>
    <w:rsid w:val="001765A2"/>
    <w:rsid w:val="001766E0"/>
    <w:rsid w:val="00176AC5"/>
    <w:rsid w:val="00177177"/>
    <w:rsid w:val="00181264"/>
    <w:rsid w:val="00182C21"/>
    <w:rsid w:val="00183505"/>
    <w:rsid w:val="00183A99"/>
    <w:rsid w:val="00184277"/>
    <w:rsid w:val="0018478C"/>
    <w:rsid w:val="001848FC"/>
    <w:rsid w:val="00185BCA"/>
    <w:rsid w:val="0018626F"/>
    <w:rsid w:val="0018627A"/>
    <w:rsid w:val="001870DC"/>
    <w:rsid w:val="001870EE"/>
    <w:rsid w:val="00187312"/>
    <w:rsid w:val="0019059F"/>
    <w:rsid w:val="00190BD5"/>
    <w:rsid w:val="0019291A"/>
    <w:rsid w:val="00192E33"/>
    <w:rsid w:val="00193442"/>
    <w:rsid w:val="001946A6"/>
    <w:rsid w:val="00194855"/>
    <w:rsid w:val="00194F4A"/>
    <w:rsid w:val="00196098"/>
    <w:rsid w:val="001960C3"/>
    <w:rsid w:val="00196147"/>
    <w:rsid w:val="001964F1"/>
    <w:rsid w:val="00196963"/>
    <w:rsid w:val="00196A17"/>
    <w:rsid w:val="001A0134"/>
    <w:rsid w:val="001A0254"/>
    <w:rsid w:val="001A02E6"/>
    <w:rsid w:val="001A02FE"/>
    <w:rsid w:val="001A15C7"/>
    <w:rsid w:val="001A17D0"/>
    <w:rsid w:val="001A1A0B"/>
    <w:rsid w:val="001A1D58"/>
    <w:rsid w:val="001A1E46"/>
    <w:rsid w:val="001A1FF9"/>
    <w:rsid w:val="001A22FD"/>
    <w:rsid w:val="001A23D3"/>
    <w:rsid w:val="001A2626"/>
    <w:rsid w:val="001A4AFB"/>
    <w:rsid w:val="001A59A3"/>
    <w:rsid w:val="001A6716"/>
    <w:rsid w:val="001A6DFC"/>
    <w:rsid w:val="001A7052"/>
    <w:rsid w:val="001A74FA"/>
    <w:rsid w:val="001A7639"/>
    <w:rsid w:val="001A7A45"/>
    <w:rsid w:val="001A7BAA"/>
    <w:rsid w:val="001A7BC6"/>
    <w:rsid w:val="001B0455"/>
    <w:rsid w:val="001B1434"/>
    <w:rsid w:val="001B2043"/>
    <w:rsid w:val="001B26AB"/>
    <w:rsid w:val="001B28EB"/>
    <w:rsid w:val="001B28FB"/>
    <w:rsid w:val="001B2B14"/>
    <w:rsid w:val="001B33B5"/>
    <w:rsid w:val="001B3C74"/>
    <w:rsid w:val="001B3E6B"/>
    <w:rsid w:val="001B45EF"/>
    <w:rsid w:val="001B4F11"/>
    <w:rsid w:val="001B50C5"/>
    <w:rsid w:val="001B5967"/>
    <w:rsid w:val="001B6160"/>
    <w:rsid w:val="001C01E9"/>
    <w:rsid w:val="001C065D"/>
    <w:rsid w:val="001C0859"/>
    <w:rsid w:val="001C085C"/>
    <w:rsid w:val="001C0B4A"/>
    <w:rsid w:val="001C0FE4"/>
    <w:rsid w:val="001C143E"/>
    <w:rsid w:val="001C1BED"/>
    <w:rsid w:val="001C1F9D"/>
    <w:rsid w:val="001C2006"/>
    <w:rsid w:val="001C2EC1"/>
    <w:rsid w:val="001C32FD"/>
    <w:rsid w:val="001C3A63"/>
    <w:rsid w:val="001C3CFE"/>
    <w:rsid w:val="001C3F71"/>
    <w:rsid w:val="001C4670"/>
    <w:rsid w:val="001C5694"/>
    <w:rsid w:val="001C59D9"/>
    <w:rsid w:val="001C5C2A"/>
    <w:rsid w:val="001C5F5D"/>
    <w:rsid w:val="001C60EC"/>
    <w:rsid w:val="001C6348"/>
    <w:rsid w:val="001C6D0F"/>
    <w:rsid w:val="001C727F"/>
    <w:rsid w:val="001C7E9D"/>
    <w:rsid w:val="001D09A1"/>
    <w:rsid w:val="001D0B9C"/>
    <w:rsid w:val="001D13C4"/>
    <w:rsid w:val="001D3197"/>
    <w:rsid w:val="001D3705"/>
    <w:rsid w:val="001D378B"/>
    <w:rsid w:val="001D44D7"/>
    <w:rsid w:val="001D5452"/>
    <w:rsid w:val="001D5B5B"/>
    <w:rsid w:val="001D5C3D"/>
    <w:rsid w:val="001D691A"/>
    <w:rsid w:val="001D6B70"/>
    <w:rsid w:val="001D7865"/>
    <w:rsid w:val="001D7923"/>
    <w:rsid w:val="001D7A9B"/>
    <w:rsid w:val="001D7AE4"/>
    <w:rsid w:val="001D7FEC"/>
    <w:rsid w:val="001E182F"/>
    <w:rsid w:val="001E2AEB"/>
    <w:rsid w:val="001E431D"/>
    <w:rsid w:val="001E4490"/>
    <w:rsid w:val="001E46DA"/>
    <w:rsid w:val="001E49F8"/>
    <w:rsid w:val="001E4A34"/>
    <w:rsid w:val="001E4C55"/>
    <w:rsid w:val="001E4F23"/>
    <w:rsid w:val="001E5BA2"/>
    <w:rsid w:val="001E69E8"/>
    <w:rsid w:val="001E6B90"/>
    <w:rsid w:val="001E737A"/>
    <w:rsid w:val="001E7DD3"/>
    <w:rsid w:val="001F00EB"/>
    <w:rsid w:val="001F0624"/>
    <w:rsid w:val="001F0B92"/>
    <w:rsid w:val="001F15A2"/>
    <w:rsid w:val="001F1D06"/>
    <w:rsid w:val="001F20AC"/>
    <w:rsid w:val="001F23B1"/>
    <w:rsid w:val="001F26DC"/>
    <w:rsid w:val="001F27B3"/>
    <w:rsid w:val="001F281F"/>
    <w:rsid w:val="001F295D"/>
    <w:rsid w:val="001F2FB4"/>
    <w:rsid w:val="001F39EC"/>
    <w:rsid w:val="001F3C0A"/>
    <w:rsid w:val="001F3F1E"/>
    <w:rsid w:val="001F4617"/>
    <w:rsid w:val="001F4B2D"/>
    <w:rsid w:val="001F4F97"/>
    <w:rsid w:val="001F6D69"/>
    <w:rsid w:val="001F754D"/>
    <w:rsid w:val="001F77A9"/>
    <w:rsid w:val="001F7AF5"/>
    <w:rsid w:val="0020035E"/>
    <w:rsid w:val="002003C9"/>
    <w:rsid w:val="0020086F"/>
    <w:rsid w:val="00200A6A"/>
    <w:rsid w:val="00201A64"/>
    <w:rsid w:val="00202335"/>
    <w:rsid w:val="002024F9"/>
    <w:rsid w:val="00203929"/>
    <w:rsid w:val="00203A60"/>
    <w:rsid w:val="00203F22"/>
    <w:rsid w:val="0020505D"/>
    <w:rsid w:val="002051B6"/>
    <w:rsid w:val="002053F8"/>
    <w:rsid w:val="0020590D"/>
    <w:rsid w:val="00206EBC"/>
    <w:rsid w:val="00207338"/>
    <w:rsid w:val="0020742C"/>
    <w:rsid w:val="0021002C"/>
    <w:rsid w:val="0021182F"/>
    <w:rsid w:val="00211DA0"/>
    <w:rsid w:val="002123E2"/>
    <w:rsid w:val="00213351"/>
    <w:rsid w:val="002140F9"/>
    <w:rsid w:val="00214722"/>
    <w:rsid w:val="002158B7"/>
    <w:rsid w:val="002162CD"/>
    <w:rsid w:val="0021663E"/>
    <w:rsid w:val="00216989"/>
    <w:rsid w:val="002169CB"/>
    <w:rsid w:val="0021754D"/>
    <w:rsid w:val="00220395"/>
    <w:rsid w:val="00220667"/>
    <w:rsid w:val="0022098F"/>
    <w:rsid w:val="00222063"/>
    <w:rsid w:val="002223CA"/>
    <w:rsid w:val="0022300F"/>
    <w:rsid w:val="00223578"/>
    <w:rsid w:val="00223ABA"/>
    <w:rsid w:val="00223F5A"/>
    <w:rsid w:val="00224BA1"/>
    <w:rsid w:val="00224CA9"/>
    <w:rsid w:val="00226016"/>
    <w:rsid w:val="0022704D"/>
    <w:rsid w:val="0022755B"/>
    <w:rsid w:val="00227779"/>
    <w:rsid w:val="00230366"/>
    <w:rsid w:val="002303E3"/>
    <w:rsid w:val="00231852"/>
    <w:rsid w:val="002318B0"/>
    <w:rsid w:val="0023192A"/>
    <w:rsid w:val="00231EAF"/>
    <w:rsid w:val="002324E6"/>
    <w:rsid w:val="002328AE"/>
    <w:rsid w:val="002332AE"/>
    <w:rsid w:val="002333BF"/>
    <w:rsid w:val="002333FF"/>
    <w:rsid w:val="00234B05"/>
    <w:rsid w:val="00235F50"/>
    <w:rsid w:val="00236288"/>
    <w:rsid w:val="00236DA0"/>
    <w:rsid w:val="00237713"/>
    <w:rsid w:val="00237C35"/>
    <w:rsid w:val="00241662"/>
    <w:rsid w:val="002417EA"/>
    <w:rsid w:val="00241B61"/>
    <w:rsid w:val="0024216D"/>
    <w:rsid w:val="002421DD"/>
    <w:rsid w:val="002423FC"/>
    <w:rsid w:val="002425D1"/>
    <w:rsid w:val="0024315C"/>
    <w:rsid w:val="002432E0"/>
    <w:rsid w:val="00243588"/>
    <w:rsid w:val="00243911"/>
    <w:rsid w:val="002439EE"/>
    <w:rsid w:val="00243E64"/>
    <w:rsid w:val="00244FA5"/>
    <w:rsid w:val="002459B7"/>
    <w:rsid w:val="00245D24"/>
    <w:rsid w:val="00245EDE"/>
    <w:rsid w:val="0025082D"/>
    <w:rsid w:val="002508E4"/>
    <w:rsid w:val="00251645"/>
    <w:rsid w:val="0025199F"/>
    <w:rsid w:val="00253046"/>
    <w:rsid w:val="0025437A"/>
    <w:rsid w:val="0025501C"/>
    <w:rsid w:val="00255107"/>
    <w:rsid w:val="0025564B"/>
    <w:rsid w:val="00256424"/>
    <w:rsid w:val="00257009"/>
    <w:rsid w:val="00257040"/>
    <w:rsid w:val="00257159"/>
    <w:rsid w:val="0025759E"/>
    <w:rsid w:val="002575C8"/>
    <w:rsid w:val="00257E3F"/>
    <w:rsid w:val="0026031B"/>
    <w:rsid w:val="00260490"/>
    <w:rsid w:val="002611A2"/>
    <w:rsid w:val="00261C38"/>
    <w:rsid w:val="002627CF"/>
    <w:rsid w:val="00262AD4"/>
    <w:rsid w:val="00262ADC"/>
    <w:rsid w:val="00263809"/>
    <w:rsid w:val="00263AD7"/>
    <w:rsid w:val="00263FEE"/>
    <w:rsid w:val="00267520"/>
    <w:rsid w:val="002679DD"/>
    <w:rsid w:val="00267B90"/>
    <w:rsid w:val="00267D1A"/>
    <w:rsid w:val="0027058B"/>
    <w:rsid w:val="00270DCC"/>
    <w:rsid w:val="0027123F"/>
    <w:rsid w:val="0027202C"/>
    <w:rsid w:val="002729DF"/>
    <w:rsid w:val="00272D44"/>
    <w:rsid w:val="00272F3D"/>
    <w:rsid w:val="0027366D"/>
    <w:rsid w:val="002738B5"/>
    <w:rsid w:val="0027440E"/>
    <w:rsid w:val="002757F9"/>
    <w:rsid w:val="00276273"/>
    <w:rsid w:val="00276D6F"/>
    <w:rsid w:val="002800D3"/>
    <w:rsid w:val="002801F1"/>
    <w:rsid w:val="002805F7"/>
    <w:rsid w:val="002805F8"/>
    <w:rsid w:val="00280A52"/>
    <w:rsid w:val="0028143A"/>
    <w:rsid w:val="002815B2"/>
    <w:rsid w:val="00283847"/>
    <w:rsid w:val="00283FAF"/>
    <w:rsid w:val="002846EB"/>
    <w:rsid w:val="002851B6"/>
    <w:rsid w:val="00285584"/>
    <w:rsid w:val="00286633"/>
    <w:rsid w:val="00286F80"/>
    <w:rsid w:val="0028759B"/>
    <w:rsid w:val="00287A85"/>
    <w:rsid w:val="00287FE0"/>
    <w:rsid w:val="0029013C"/>
    <w:rsid w:val="0029070A"/>
    <w:rsid w:val="00291387"/>
    <w:rsid w:val="002913A7"/>
    <w:rsid w:val="00291777"/>
    <w:rsid w:val="00291CAE"/>
    <w:rsid w:val="0029273C"/>
    <w:rsid w:val="0029325A"/>
    <w:rsid w:val="00293960"/>
    <w:rsid w:val="00293CC5"/>
    <w:rsid w:val="0029423E"/>
    <w:rsid w:val="00294417"/>
    <w:rsid w:val="00294501"/>
    <w:rsid w:val="0029463C"/>
    <w:rsid w:val="00295746"/>
    <w:rsid w:val="00295994"/>
    <w:rsid w:val="0029736B"/>
    <w:rsid w:val="00297D36"/>
    <w:rsid w:val="002A025B"/>
    <w:rsid w:val="002A1240"/>
    <w:rsid w:val="002A1638"/>
    <w:rsid w:val="002A1D00"/>
    <w:rsid w:val="002A1D6F"/>
    <w:rsid w:val="002A2746"/>
    <w:rsid w:val="002A493E"/>
    <w:rsid w:val="002A5133"/>
    <w:rsid w:val="002A60CB"/>
    <w:rsid w:val="002A6C04"/>
    <w:rsid w:val="002B1132"/>
    <w:rsid w:val="002B1E25"/>
    <w:rsid w:val="002B2F4D"/>
    <w:rsid w:val="002B3D58"/>
    <w:rsid w:val="002B441B"/>
    <w:rsid w:val="002B4861"/>
    <w:rsid w:val="002B4A3F"/>
    <w:rsid w:val="002B52F2"/>
    <w:rsid w:val="002B5327"/>
    <w:rsid w:val="002B56B0"/>
    <w:rsid w:val="002B5D47"/>
    <w:rsid w:val="002B691D"/>
    <w:rsid w:val="002B6AF3"/>
    <w:rsid w:val="002B76CB"/>
    <w:rsid w:val="002B7C88"/>
    <w:rsid w:val="002C05AE"/>
    <w:rsid w:val="002C0858"/>
    <w:rsid w:val="002C18F3"/>
    <w:rsid w:val="002C1F75"/>
    <w:rsid w:val="002C20ED"/>
    <w:rsid w:val="002C347F"/>
    <w:rsid w:val="002C4D00"/>
    <w:rsid w:val="002C5456"/>
    <w:rsid w:val="002C59A8"/>
    <w:rsid w:val="002C5A42"/>
    <w:rsid w:val="002C5BE9"/>
    <w:rsid w:val="002C63B7"/>
    <w:rsid w:val="002C6458"/>
    <w:rsid w:val="002C7AE2"/>
    <w:rsid w:val="002C7B94"/>
    <w:rsid w:val="002D03AA"/>
    <w:rsid w:val="002D0903"/>
    <w:rsid w:val="002D09E9"/>
    <w:rsid w:val="002D0F4E"/>
    <w:rsid w:val="002D1E27"/>
    <w:rsid w:val="002D2A38"/>
    <w:rsid w:val="002D359B"/>
    <w:rsid w:val="002D3D7B"/>
    <w:rsid w:val="002D3DC9"/>
    <w:rsid w:val="002D406F"/>
    <w:rsid w:val="002D417F"/>
    <w:rsid w:val="002D4DAD"/>
    <w:rsid w:val="002D539C"/>
    <w:rsid w:val="002D59F4"/>
    <w:rsid w:val="002D6687"/>
    <w:rsid w:val="002D754C"/>
    <w:rsid w:val="002D767A"/>
    <w:rsid w:val="002D7A54"/>
    <w:rsid w:val="002E02E8"/>
    <w:rsid w:val="002E05D1"/>
    <w:rsid w:val="002E072C"/>
    <w:rsid w:val="002E0B84"/>
    <w:rsid w:val="002E185C"/>
    <w:rsid w:val="002E2EE4"/>
    <w:rsid w:val="002E3283"/>
    <w:rsid w:val="002E3C51"/>
    <w:rsid w:val="002E3C78"/>
    <w:rsid w:val="002E3EA1"/>
    <w:rsid w:val="002E41C5"/>
    <w:rsid w:val="002E45E7"/>
    <w:rsid w:val="002E46E3"/>
    <w:rsid w:val="002E479E"/>
    <w:rsid w:val="002E4E2A"/>
    <w:rsid w:val="002E548A"/>
    <w:rsid w:val="002E5E3B"/>
    <w:rsid w:val="002E6C71"/>
    <w:rsid w:val="002E729F"/>
    <w:rsid w:val="002E7605"/>
    <w:rsid w:val="002E7D81"/>
    <w:rsid w:val="002F0B9B"/>
    <w:rsid w:val="002F2100"/>
    <w:rsid w:val="002F2446"/>
    <w:rsid w:val="002F2650"/>
    <w:rsid w:val="002F36DD"/>
    <w:rsid w:val="002F48CD"/>
    <w:rsid w:val="002F4BA3"/>
    <w:rsid w:val="002F4C7C"/>
    <w:rsid w:val="002F50C8"/>
    <w:rsid w:val="002F5C40"/>
    <w:rsid w:val="002F63A6"/>
    <w:rsid w:val="002F6ED6"/>
    <w:rsid w:val="002F7292"/>
    <w:rsid w:val="002F7353"/>
    <w:rsid w:val="002F73F3"/>
    <w:rsid w:val="002F75BF"/>
    <w:rsid w:val="002F7781"/>
    <w:rsid w:val="002F7887"/>
    <w:rsid w:val="00301A5B"/>
    <w:rsid w:val="00301CDB"/>
    <w:rsid w:val="00302658"/>
    <w:rsid w:val="0030297F"/>
    <w:rsid w:val="00302D57"/>
    <w:rsid w:val="00302DC5"/>
    <w:rsid w:val="00302E48"/>
    <w:rsid w:val="00303102"/>
    <w:rsid w:val="003031B6"/>
    <w:rsid w:val="003032E5"/>
    <w:rsid w:val="00303BFE"/>
    <w:rsid w:val="00303DC8"/>
    <w:rsid w:val="00305225"/>
    <w:rsid w:val="0030599B"/>
    <w:rsid w:val="00305B31"/>
    <w:rsid w:val="00305FAC"/>
    <w:rsid w:val="00307731"/>
    <w:rsid w:val="00310A0A"/>
    <w:rsid w:val="00310D26"/>
    <w:rsid w:val="00310D32"/>
    <w:rsid w:val="0031105C"/>
    <w:rsid w:val="003114E3"/>
    <w:rsid w:val="00311538"/>
    <w:rsid w:val="003120EC"/>
    <w:rsid w:val="00312831"/>
    <w:rsid w:val="00312EAA"/>
    <w:rsid w:val="0031359E"/>
    <w:rsid w:val="0031773E"/>
    <w:rsid w:val="00320306"/>
    <w:rsid w:val="003203E2"/>
    <w:rsid w:val="00321442"/>
    <w:rsid w:val="00321595"/>
    <w:rsid w:val="0032187A"/>
    <w:rsid w:val="00321956"/>
    <w:rsid w:val="00321C0B"/>
    <w:rsid w:val="00322364"/>
    <w:rsid w:val="00322544"/>
    <w:rsid w:val="00323421"/>
    <w:rsid w:val="00323726"/>
    <w:rsid w:val="00323805"/>
    <w:rsid w:val="00323EAA"/>
    <w:rsid w:val="00324050"/>
    <w:rsid w:val="00324476"/>
    <w:rsid w:val="0032463F"/>
    <w:rsid w:val="0032592E"/>
    <w:rsid w:val="00325E30"/>
    <w:rsid w:val="00326141"/>
    <w:rsid w:val="003266C5"/>
    <w:rsid w:val="00326A64"/>
    <w:rsid w:val="00326CE1"/>
    <w:rsid w:val="003272DD"/>
    <w:rsid w:val="003274A9"/>
    <w:rsid w:val="00327F43"/>
    <w:rsid w:val="003305CC"/>
    <w:rsid w:val="003312E4"/>
    <w:rsid w:val="00331AE2"/>
    <w:rsid w:val="00331FFA"/>
    <w:rsid w:val="0033353E"/>
    <w:rsid w:val="003337BB"/>
    <w:rsid w:val="00333BE4"/>
    <w:rsid w:val="00333D04"/>
    <w:rsid w:val="0033448D"/>
    <w:rsid w:val="003348FC"/>
    <w:rsid w:val="003352F4"/>
    <w:rsid w:val="00335A36"/>
    <w:rsid w:val="00336601"/>
    <w:rsid w:val="003371B0"/>
    <w:rsid w:val="003375B7"/>
    <w:rsid w:val="00337E2F"/>
    <w:rsid w:val="00337F56"/>
    <w:rsid w:val="003402A8"/>
    <w:rsid w:val="003409EE"/>
    <w:rsid w:val="00340E7B"/>
    <w:rsid w:val="0034115B"/>
    <w:rsid w:val="003427F0"/>
    <w:rsid w:val="0034285E"/>
    <w:rsid w:val="00342D84"/>
    <w:rsid w:val="00342E38"/>
    <w:rsid w:val="00342F00"/>
    <w:rsid w:val="0034310A"/>
    <w:rsid w:val="00343297"/>
    <w:rsid w:val="003436C7"/>
    <w:rsid w:val="00344834"/>
    <w:rsid w:val="0034542C"/>
    <w:rsid w:val="003456C8"/>
    <w:rsid w:val="00345B12"/>
    <w:rsid w:val="00345B4F"/>
    <w:rsid w:val="0034603A"/>
    <w:rsid w:val="00346D8F"/>
    <w:rsid w:val="00346EBC"/>
    <w:rsid w:val="003471E0"/>
    <w:rsid w:val="0034782F"/>
    <w:rsid w:val="00347D91"/>
    <w:rsid w:val="003504D8"/>
    <w:rsid w:val="00350801"/>
    <w:rsid w:val="0035084B"/>
    <w:rsid w:val="0035106F"/>
    <w:rsid w:val="003516CF"/>
    <w:rsid w:val="003518E4"/>
    <w:rsid w:val="00351ACE"/>
    <w:rsid w:val="00351BE2"/>
    <w:rsid w:val="0035218A"/>
    <w:rsid w:val="0035233C"/>
    <w:rsid w:val="00352349"/>
    <w:rsid w:val="00352515"/>
    <w:rsid w:val="00352D78"/>
    <w:rsid w:val="00352E57"/>
    <w:rsid w:val="00353389"/>
    <w:rsid w:val="0035428C"/>
    <w:rsid w:val="00355730"/>
    <w:rsid w:val="003566DF"/>
    <w:rsid w:val="00356CA6"/>
    <w:rsid w:val="00356D3C"/>
    <w:rsid w:val="003572F6"/>
    <w:rsid w:val="003603B4"/>
    <w:rsid w:val="00360A28"/>
    <w:rsid w:val="00360FAA"/>
    <w:rsid w:val="003617E4"/>
    <w:rsid w:val="0036194A"/>
    <w:rsid w:val="00362A09"/>
    <w:rsid w:val="00362F39"/>
    <w:rsid w:val="00363B7D"/>
    <w:rsid w:val="00363F2A"/>
    <w:rsid w:val="00363F71"/>
    <w:rsid w:val="003644A5"/>
    <w:rsid w:val="0036468E"/>
    <w:rsid w:val="003648C2"/>
    <w:rsid w:val="00364D73"/>
    <w:rsid w:val="00364FEC"/>
    <w:rsid w:val="0036500A"/>
    <w:rsid w:val="00365347"/>
    <w:rsid w:val="00365521"/>
    <w:rsid w:val="00366F50"/>
    <w:rsid w:val="003701E9"/>
    <w:rsid w:val="003705A2"/>
    <w:rsid w:val="00370FC5"/>
    <w:rsid w:val="003716D5"/>
    <w:rsid w:val="003717D3"/>
    <w:rsid w:val="003721CF"/>
    <w:rsid w:val="003721EA"/>
    <w:rsid w:val="003723D8"/>
    <w:rsid w:val="00372475"/>
    <w:rsid w:val="003725DE"/>
    <w:rsid w:val="0037264C"/>
    <w:rsid w:val="003730ED"/>
    <w:rsid w:val="0037366C"/>
    <w:rsid w:val="003738C4"/>
    <w:rsid w:val="00373BB7"/>
    <w:rsid w:val="00373F75"/>
    <w:rsid w:val="003745AA"/>
    <w:rsid w:val="00374BF4"/>
    <w:rsid w:val="00376D0E"/>
    <w:rsid w:val="00377652"/>
    <w:rsid w:val="00377D1A"/>
    <w:rsid w:val="003803C7"/>
    <w:rsid w:val="00380682"/>
    <w:rsid w:val="00380897"/>
    <w:rsid w:val="00380ED7"/>
    <w:rsid w:val="003810C8"/>
    <w:rsid w:val="00381356"/>
    <w:rsid w:val="00381409"/>
    <w:rsid w:val="00383B4F"/>
    <w:rsid w:val="003849DF"/>
    <w:rsid w:val="003858A9"/>
    <w:rsid w:val="00385E06"/>
    <w:rsid w:val="00385EAD"/>
    <w:rsid w:val="00387069"/>
    <w:rsid w:val="003876A4"/>
    <w:rsid w:val="003878EA"/>
    <w:rsid w:val="003909D4"/>
    <w:rsid w:val="003911CD"/>
    <w:rsid w:val="003913F7"/>
    <w:rsid w:val="00391D18"/>
    <w:rsid w:val="003920CF"/>
    <w:rsid w:val="00393C16"/>
    <w:rsid w:val="00393EB7"/>
    <w:rsid w:val="003948FF"/>
    <w:rsid w:val="00394926"/>
    <w:rsid w:val="00394F10"/>
    <w:rsid w:val="0039689B"/>
    <w:rsid w:val="00396FD0"/>
    <w:rsid w:val="003971AC"/>
    <w:rsid w:val="003971E5"/>
    <w:rsid w:val="003A070A"/>
    <w:rsid w:val="003A0BA1"/>
    <w:rsid w:val="003A0CB1"/>
    <w:rsid w:val="003A1463"/>
    <w:rsid w:val="003A15A1"/>
    <w:rsid w:val="003A1C5A"/>
    <w:rsid w:val="003A22D2"/>
    <w:rsid w:val="003A2318"/>
    <w:rsid w:val="003A365A"/>
    <w:rsid w:val="003A3ABC"/>
    <w:rsid w:val="003A4112"/>
    <w:rsid w:val="003A4361"/>
    <w:rsid w:val="003A46E9"/>
    <w:rsid w:val="003A4756"/>
    <w:rsid w:val="003A48AF"/>
    <w:rsid w:val="003A4C09"/>
    <w:rsid w:val="003A55DC"/>
    <w:rsid w:val="003A582A"/>
    <w:rsid w:val="003A5CA3"/>
    <w:rsid w:val="003A610A"/>
    <w:rsid w:val="003A6151"/>
    <w:rsid w:val="003B1B2B"/>
    <w:rsid w:val="003B3469"/>
    <w:rsid w:val="003B36BF"/>
    <w:rsid w:val="003B3A4A"/>
    <w:rsid w:val="003B4307"/>
    <w:rsid w:val="003B4B51"/>
    <w:rsid w:val="003B52F3"/>
    <w:rsid w:val="003B5591"/>
    <w:rsid w:val="003B5B18"/>
    <w:rsid w:val="003B5E9A"/>
    <w:rsid w:val="003B6272"/>
    <w:rsid w:val="003B654E"/>
    <w:rsid w:val="003B7436"/>
    <w:rsid w:val="003B7BD6"/>
    <w:rsid w:val="003C07AB"/>
    <w:rsid w:val="003C0848"/>
    <w:rsid w:val="003C1232"/>
    <w:rsid w:val="003C1E50"/>
    <w:rsid w:val="003C3483"/>
    <w:rsid w:val="003C37BD"/>
    <w:rsid w:val="003C3BA5"/>
    <w:rsid w:val="003C45BE"/>
    <w:rsid w:val="003C602D"/>
    <w:rsid w:val="003C6C25"/>
    <w:rsid w:val="003C6F5A"/>
    <w:rsid w:val="003D0318"/>
    <w:rsid w:val="003D0C4D"/>
    <w:rsid w:val="003D1D7F"/>
    <w:rsid w:val="003D2514"/>
    <w:rsid w:val="003D2540"/>
    <w:rsid w:val="003D26C5"/>
    <w:rsid w:val="003D2E09"/>
    <w:rsid w:val="003D3A91"/>
    <w:rsid w:val="003D4A20"/>
    <w:rsid w:val="003D4DA9"/>
    <w:rsid w:val="003D4F35"/>
    <w:rsid w:val="003D5D06"/>
    <w:rsid w:val="003E02BF"/>
    <w:rsid w:val="003E07CD"/>
    <w:rsid w:val="003E0C66"/>
    <w:rsid w:val="003E133C"/>
    <w:rsid w:val="003E19D6"/>
    <w:rsid w:val="003E1A6F"/>
    <w:rsid w:val="003E213A"/>
    <w:rsid w:val="003E24C6"/>
    <w:rsid w:val="003E26CA"/>
    <w:rsid w:val="003E2911"/>
    <w:rsid w:val="003E34CC"/>
    <w:rsid w:val="003E390B"/>
    <w:rsid w:val="003E3D01"/>
    <w:rsid w:val="003E5577"/>
    <w:rsid w:val="003E5EC5"/>
    <w:rsid w:val="003E6EA7"/>
    <w:rsid w:val="003E73F1"/>
    <w:rsid w:val="003E763D"/>
    <w:rsid w:val="003E7A80"/>
    <w:rsid w:val="003E7F3E"/>
    <w:rsid w:val="003F01E5"/>
    <w:rsid w:val="003F1B6D"/>
    <w:rsid w:val="003F1B9A"/>
    <w:rsid w:val="003F1D5C"/>
    <w:rsid w:val="003F3CA7"/>
    <w:rsid w:val="003F3DBA"/>
    <w:rsid w:val="003F411D"/>
    <w:rsid w:val="003F45CA"/>
    <w:rsid w:val="003F47EA"/>
    <w:rsid w:val="003F4A5C"/>
    <w:rsid w:val="003F4AA7"/>
    <w:rsid w:val="003F4B0F"/>
    <w:rsid w:val="003F4B87"/>
    <w:rsid w:val="003F4E9A"/>
    <w:rsid w:val="003F59B9"/>
    <w:rsid w:val="003F5D80"/>
    <w:rsid w:val="003F5FB3"/>
    <w:rsid w:val="003F623B"/>
    <w:rsid w:val="003F627A"/>
    <w:rsid w:val="003F7DBC"/>
    <w:rsid w:val="00401D2F"/>
    <w:rsid w:val="00401D30"/>
    <w:rsid w:val="00402D3D"/>
    <w:rsid w:val="004032A4"/>
    <w:rsid w:val="004034C7"/>
    <w:rsid w:val="00404063"/>
    <w:rsid w:val="0040504B"/>
    <w:rsid w:val="0040512A"/>
    <w:rsid w:val="00405278"/>
    <w:rsid w:val="004059FF"/>
    <w:rsid w:val="0040683E"/>
    <w:rsid w:val="004069B2"/>
    <w:rsid w:val="00406CBE"/>
    <w:rsid w:val="0040748B"/>
    <w:rsid w:val="00411AAE"/>
    <w:rsid w:val="00411B6B"/>
    <w:rsid w:val="00413095"/>
    <w:rsid w:val="004138DC"/>
    <w:rsid w:val="00413901"/>
    <w:rsid w:val="00413C43"/>
    <w:rsid w:val="00413D58"/>
    <w:rsid w:val="004142DB"/>
    <w:rsid w:val="0041455A"/>
    <w:rsid w:val="004145AE"/>
    <w:rsid w:val="0041559E"/>
    <w:rsid w:val="00415EEA"/>
    <w:rsid w:val="004170EF"/>
    <w:rsid w:val="00417166"/>
    <w:rsid w:val="00417B64"/>
    <w:rsid w:val="00420349"/>
    <w:rsid w:val="00420E85"/>
    <w:rsid w:val="00420F7E"/>
    <w:rsid w:val="0042144F"/>
    <w:rsid w:val="00421B25"/>
    <w:rsid w:val="00421BCA"/>
    <w:rsid w:val="00421FBD"/>
    <w:rsid w:val="00422F2C"/>
    <w:rsid w:val="004231D3"/>
    <w:rsid w:val="0042336C"/>
    <w:rsid w:val="00423A28"/>
    <w:rsid w:val="00423E93"/>
    <w:rsid w:val="0042412F"/>
    <w:rsid w:val="00426080"/>
    <w:rsid w:val="00426C47"/>
    <w:rsid w:val="0042741C"/>
    <w:rsid w:val="0043092C"/>
    <w:rsid w:val="00430B77"/>
    <w:rsid w:val="004312E9"/>
    <w:rsid w:val="00431C7B"/>
    <w:rsid w:val="00432A29"/>
    <w:rsid w:val="00433283"/>
    <w:rsid w:val="00433F3C"/>
    <w:rsid w:val="0043488C"/>
    <w:rsid w:val="0043682D"/>
    <w:rsid w:val="00436E8D"/>
    <w:rsid w:val="00437A6E"/>
    <w:rsid w:val="00440DE8"/>
    <w:rsid w:val="00441C28"/>
    <w:rsid w:val="00441F75"/>
    <w:rsid w:val="00441FFC"/>
    <w:rsid w:val="004422AA"/>
    <w:rsid w:val="004426C3"/>
    <w:rsid w:val="004429F7"/>
    <w:rsid w:val="00442C71"/>
    <w:rsid w:val="00442E5C"/>
    <w:rsid w:val="00444238"/>
    <w:rsid w:val="00444832"/>
    <w:rsid w:val="00444B78"/>
    <w:rsid w:val="00445353"/>
    <w:rsid w:val="004466CE"/>
    <w:rsid w:val="00446A96"/>
    <w:rsid w:val="00447B96"/>
    <w:rsid w:val="00447C60"/>
    <w:rsid w:val="004508B5"/>
    <w:rsid w:val="00450CE1"/>
    <w:rsid w:val="00452556"/>
    <w:rsid w:val="00452780"/>
    <w:rsid w:val="00452B11"/>
    <w:rsid w:val="00452B7F"/>
    <w:rsid w:val="00453E59"/>
    <w:rsid w:val="004545BC"/>
    <w:rsid w:val="00454ADA"/>
    <w:rsid w:val="0045570A"/>
    <w:rsid w:val="00455E9E"/>
    <w:rsid w:val="004560EB"/>
    <w:rsid w:val="0045667C"/>
    <w:rsid w:val="004567DA"/>
    <w:rsid w:val="00457026"/>
    <w:rsid w:val="004572FB"/>
    <w:rsid w:val="00457349"/>
    <w:rsid w:val="004578DB"/>
    <w:rsid w:val="00457995"/>
    <w:rsid w:val="00457BFB"/>
    <w:rsid w:val="00460034"/>
    <w:rsid w:val="0046089F"/>
    <w:rsid w:val="00460951"/>
    <w:rsid w:val="00461334"/>
    <w:rsid w:val="00462538"/>
    <w:rsid w:val="0046292A"/>
    <w:rsid w:val="00463102"/>
    <w:rsid w:val="004631BC"/>
    <w:rsid w:val="004646B2"/>
    <w:rsid w:val="004646D8"/>
    <w:rsid w:val="00464795"/>
    <w:rsid w:val="00464E53"/>
    <w:rsid w:val="004650A0"/>
    <w:rsid w:val="00465199"/>
    <w:rsid w:val="00465A9B"/>
    <w:rsid w:val="004669D2"/>
    <w:rsid w:val="00466BAF"/>
    <w:rsid w:val="0046702E"/>
    <w:rsid w:val="00467483"/>
    <w:rsid w:val="00467CB7"/>
    <w:rsid w:val="0047031C"/>
    <w:rsid w:val="0047056A"/>
    <w:rsid w:val="00470932"/>
    <w:rsid w:val="00470EDB"/>
    <w:rsid w:val="00472049"/>
    <w:rsid w:val="0047231B"/>
    <w:rsid w:val="004723D9"/>
    <w:rsid w:val="00472BBB"/>
    <w:rsid w:val="00472E94"/>
    <w:rsid w:val="00472F50"/>
    <w:rsid w:val="004734B1"/>
    <w:rsid w:val="0047564D"/>
    <w:rsid w:val="00475CD8"/>
    <w:rsid w:val="00475DFB"/>
    <w:rsid w:val="004762DC"/>
    <w:rsid w:val="00477A42"/>
    <w:rsid w:val="004802D6"/>
    <w:rsid w:val="0048103F"/>
    <w:rsid w:val="004813CA"/>
    <w:rsid w:val="00481640"/>
    <w:rsid w:val="004819B1"/>
    <w:rsid w:val="00481A48"/>
    <w:rsid w:val="00481F2A"/>
    <w:rsid w:val="00482616"/>
    <w:rsid w:val="00482A05"/>
    <w:rsid w:val="00482DFD"/>
    <w:rsid w:val="00483754"/>
    <w:rsid w:val="00483C53"/>
    <w:rsid w:val="00483CAB"/>
    <w:rsid w:val="00484EFF"/>
    <w:rsid w:val="00486468"/>
    <w:rsid w:val="00487D16"/>
    <w:rsid w:val="0049040A"/>
    <w:rsid w:val="00490920"/>
    <w:rsid w:val="00491F76"/>
    <w:rsid w:val="0049369B"/>
    <w:rsid w:val="00493822"/>
    <w:rsid w:val="00493CE5"/>
    <w:rsid w:val="00493DFD"/>
    <w:rsid w:val="004941D3"/>
    <w:rsid w:val="00494B10"/>
    <w:rsid w:val="00495B1E"/>
    <w:rsid w:val="00496CFD"/>
    <w:rsid w:val="0049766B"/>
    <w:rsid w:val="004976F5"/>
    <w:rsid w:val="004979B5"/>
    <w:rsid w:val="004A0B59"/>
    <w:rsid w:val="004A133A"/>
    <w:rsid w:val="004A239A"/>
    <w:rsid w:val="004A4436"/>
    <w:rsid w:val="004A5D2F"/>
    <w:rsid w:val="004A636B"/>
    <w:rsid w:val="004A738B"/>
    <w:rsid w:val="004A7586"/>
    <w:rsid w:val="004A76D3"/>
    <w:rsid w:val="004A7A33"/>
    <w:rsid w:val="004B00C1"/>
    <w:rsid w:val="004B086F"/>
    <w:rsid w:val="004B190A"/>
    <w:rsid w:val="004B1E58"/>
    <w:rsid w:val="004B2157"/>
    <w:rsid w:val="004B25A1"/>
    <w:rsid w:val="004B3168"/>
    <w:rsid w:val="004B31ED"/>
    <w:rsid w:val="004B3FA0"/>
    <w:rsid w:val="004B4265"/>
    <w:rsid w:val="004B43D9"/>
    <w:rsid w:val="004B4B32"/>
    <w:rsid w:val="004B58D6"/>
    <w:rsid w:val="004B5F18"/>
    <w:rsid w:val="004B699C"/>
    <w:rsid w:val="004B6E5B"/>
    <w:rsid w:val="004C00A0"/>
    <w:rsid w:val="004C128C"/>
    <w:rsid w:val="004C13FD"/>
    <w:rsid w:val="004C163E"/>
    <w:rsid w:val="004C1F26"/>
    <w:rsid w:val="004C2264"/>
    <w:rsid w:val="004C285E"/>
    <w:rsid w:val="004C2BB3"/>
    <w:rsid w:val="004C49A4"/>
    <w:rsid w:val="004C4D1B"/>
    <w:rsid w:val="004C588C"/>
    <w:rsid w:val="004C63C7"/>
    <w:rsid w:val="004C72FC"/>
    <w:rsid w:val="004C7D14"/>
    <w:rsid w:val="004D12FF"/>
    <w:rsid w:val="004D1C76"/>
    <w:rsid w:val="004D25B6"/>
    <w:rsid w:val="004D2D01"/>
    <w:rsid w:val="004D2D3B"/>
    <w:rsid w:val="004D2D8E"/>
    <w:rsid w:val="004D3A9F"/>
    <w:rsid w:val="004D3C21"/>
    <w:rsid w:val="004D5268"/>
    <w:rsid w:val="004D54AA"/>
    <w:rsid w:val="004D54AB"/>
    <w:rsid w:val="004D58A7"/>
    <w:rsid w:val="004D5AAB"/>
    <w:rsid w:val="004D60D7"/>
    <w:rsid w:val="004D6775"/>
    <w:rsid w:val="004E00AF"/>
    <w:rsid w:val="004E11E2"/>
    <w:rsid w:val="004E214A"/>
    <w:rsid w:val="004E22CD"/>
    <w:rsid w:val="004E23AF"/>
    <w:rsid w:val="004E2422"/>
    <w:rsid w:val="004E2572"/>
    <w:rsid w:val="004E2F4F"/>
    <w:rsid w:val="004E3010"/>
    <w:rsid w:val="004E30F5"/>
    <w:rsid w:val="004E35E7"/>
    <w:rsid w:val="004E39F1"/>
    <w:rsid w:val="004E4573"/>
    <w:rsid w:val="004E4D9D"/>
    <w:rsid w:val="004E534E"/>
    <w:rsid w:val="004E5373"/>
    <w:rsid w:val="004E5B8C"/>
    <w:rsid w:val="004E5CB3"/>
    <w:rsid w:val="004E6EF4"/>
    <w:rsid w:val="004E7364"/>
    <w:rsid w:val="004E748C"/>
    <w:rsid w:val="004E786B"/>
    <w:rsid w:val="004F13B9"/>
    <w:rsid w:val="004F15C4"/>
    <w:rsid w:val="004F2B77"/>
    <w:rsid w:val="004F3098"/>
    <w:rsid w:val="004F36F3"/>
    <w:rsid w:val="004F457D"/>
    <w:rsid w:val="004F59D9"/>
    <w:rsid w:val="004F5B08"/>
    <w:rsid w:val="004F6274"/>
    <w:rsid w:val="004F7369"/>
    <w:rsid w:val="004F7421"/>
    <w:rsid w:val="004F7551"/>
    <w:rsid w:val="004F75D5"/>
    <w:rsid w:val="00500053"/>
    <w:rsid w:val="0050268B"/>
    <w:rsid w:val="00502A5D"/>
    <w:rsid w:val="00504120"/>
    <w:rsid w:val="00504500"/>
    <w:rsid w:val="005048F7"/>
    <w:rsid w:val="00504909"/>
    <w:rsid w:val="005049CA"/>
    <w:rsid w:val="00505665"/>
    <w:rsid w:val="0050568D"/>
    <w:rsid w:val="00505B77"/>
    <w:rsid w:val="00506875"/>
    <w:rsid w:val="00506D07"/>
    <w:rsid w:val="00506DC9"/>
    <w:rsid w:val="0050748B"/>
    <w:rsid w:val="00510482"/>
    <w:rsid w:val="0051094F"/>
    <w:rsid w:val="0051125D"/>
    <w:rsid w:val="00511836"/>
    <w:rsid w:val="00511DFA"/>
    <w:rsid w:val="00512865"/>
    <w:rsid w:val="005129B2"/>
    <w:rsid w:val="00512C4D"/>
    <w:rsid w:val="00512D77"/>
    <w:rsid w:val="00512EC2"/>
    <w:rsid w:val="00512ECF"/>
    <w:rsid w:val="005135B5"/>
    <w:rsid w:val="005138BD"/>
    <w:rsid w:val="00513973"/>
    <w:rsid w:val="00513C44"/>
    <w:rsid w:val="00513CF1"/>
    <w:rsid w:val="00514199"/>
    <w:rsid w:val="0051516C"/>
    <w:rsid w:val="0051531A"/>
    <w:rsid w:val="00515969"/>
    <w:rsid w:val="00517903"/>
    <w:rsid w:val="00517D4A"/>
    <w:rsid w:val="00517D84"/>
    <w:rsid w:val="00520136"/>
    <w:rsid w:val="005201FF"/>
    <w:rsid w:val="00520501"/>
    <w:rsid w:val="005205D6"/>
    <w:rsid w:val="00520CDD"/>
    <w:rsid w:val="00520DDE"/>
    <w:rsid w:val="00521000"/>
    <w:rsid w:val="00521478"/>
    <w:rsid w:val="00521D54"/>
    <w:rsid w:val="00521D8F"/>
    <w:rsid w:val="00522B32"/>
    <w:rsid w:val="00522F94"/>
    <w:rsid w:val="005231A8"/>
    <w:rsid w:val="005233F0"/>
    <w:rsid w:val="005235A4"/>
    <w:rsid w:val="00523DD7"/>
    <w:rsid w:val="00523E07"/>
    <w:rsid w:val="005244A8"/>
    <w:rsid w:val="005245C9"/>
    <w:rsid w:val="00524979"/>
    <w:rsid w:val="00524D9A"/>
    <w:rsid w:val="00525237"/>
    <w:rsid w:val="0052578C"/>
    <w:rsid w:val="005261F2"/>
    <w:rsid w:val="005269FE"/>
    <w:rsid w:val="00527520"/>
    <w:rsid w:val="0053076E"/>
    <w:rsid w:val="00530A58"/>
    <w:rsid w:val="005310CE"/>
    <w:rsid w:val="00531575"/>
    <w:rsid w:val="00532030"/>
    <w:rsid w:val="00532325"/>
    <w:rsid w:val="00532705"/>
    <w:rsid w:val="0053283E"/>
    <w:rsid w:val="00532B34"/>
    <w:rsid w:val="00532C80"/>
    <w:rsid w:val="00532CAB"/>
    <w:rsid w:val="0053376A"/>
    <w:rsid w:val="00533AF2"/>
    <w:rsid w:val="00533B95"/>
    <w:rsid w:val="00533E79"/>
    <w:rsid w:val="00533E9A"/>
    <w:rsid w:val="00533F02"/>
    <w:rsid w:val="00534113"/>
    <w:rsid w:val="00535859"/>
    <w:rsid w:val="00535EDB"/>
    <w:rsid w:val="00536021"/>
    <w:rsid w:val="005364F6"/>
    <w:rsid w:val="0053744E"/>
    <w:rsid w:val="005378A1"/>
    <w:rsid w:val="0054001E"/>
    <w:rsid w:val="005402A0"/>
    <w:rsid w:val="005403AE"/>
    <w:rsid w:val="00540632"/>
    <w:rsid w:val="00541BC0"/>
    <w:rsid w:val="00541E4B"/>
    <w:rsid w:val="00543EAC"/>
    <w:rsid w:val="005444B8"/>
    <w:rsid w:val="005444E8"/>
    <w:rsid w:val="00544761"/>
    <w:rsid w:val="005456D4"/>
    <w:rsid w:val="005456E4"/>
    <w:rsid w:val="00545B85"/>
    <w:rsid w:val="00545D4E"/>
    <w:rsid w:val="00545E49"/>
    <w:rsid w:val="0054654C"/>
    <w:rsid w:val="005472E3"/>
    <w:rsid w:val="00547A89"/>
    <w:rsid w:val="0055088B"/>
    <w:rsid w:val="00550A7D"/>
    <w:rsid w:val="00551FC1"/>
    <w:rsid w:val="005526E6"/>
    <w:rsid w:val="00554044"/>
    <w:rsid w:val="0055437D"/>
    <w:rsid w:val="00554B23"/>
    <w:rsid w:val="005551BF"/>
    <w:rsid w:val="00555719"/>
    <w:rsid w:val="0055680A"/>
    <w:rsid w:val="0055697E"/>
    <w:rsid w:val="00556E87"/>
    <w:rsid w:val="00557896"/>
    <w:rsid w:val="005579E6"/>
    <w:rsid w:val="00557D97"/>
    <w:rsid w:val="00557E9A"/>
    <w:rsid w:val="0056142D"/>
    <w:rsid w:val="00561503"/>
    <w:rsid w:val="00561A90"/>
    <w:rsid w:val="00562257"/>
    <w:rsid w:val="00562AA9"/>
    <w:rsid w:val="00562E3D"/>
    <w:rsid w:val="00563A3E"/>
    <w:rsid w:val="005661C9"/>
    <w:rsid w:val="005664F0"/>
    <w:rsid w:val="005670DC"/>
    <w:rsid w:val="00570C2F"/>
    <w:rsid w:val="00571184"/>
    <w:rsid w:val="0057172D"/>
    <w:rsid w:val="00573343"/>
    <w:rsid w:val="00574D47"/>
    <w:rsid w:val="00574F37"/>
    <w:rsid w:val="00575357"/>
    <w:rsid w:val="00575897"/>
    <w:rsid w:val="00575B48"/>
    <w:rsid w:val="00575E1D"/>
    <w:rsid w:val="00575E40"/>
    <w:rsid w:val="0057673F"/>
    <w:rsid w:val="0057712B"/>
    <w:rsid w:val="005773A7"/>
    <w:rsid w:val="00577B5D"/>
    <w:rsid w:val="00577F8A"/>
    <w:rsid w:val="0058010E"/>
    <w:rsid w:val="0058011F"/>
    <w:rsid w:val="00581311"/>
    <w:rsid w:val="00581AAD"/>
    <w:rsid w:val="00582411"/>
    <w:rsid w:val="00583421"/>
    <w:rsid w:val="0058382B"/>
    <w:rsid w:val="00583B3F"/>
    <w:rsid w:val="00583D59"/>
    <w:rsid w:val="005840A5"/>
    <w:rsid w:val="00584254"/>
    <w:rsid w:val="00584808"/>
    <w:rsid w:val="005848B0"/>
    <w:rsid w:val="00584977"/>
    <w:rsid w:val="00584C4B"/>
    <w:rsid w:val="0058505C"/>
    <w:rsid w:val="005852C7"/>
    <w:rsid w:val="005856B2"/>
    <w:rsid w:val="0058640B"/>
    <w:rsid w:val="005867FF"/>
    <w:rsid w:val="00586E74"/>
    <w:rsid w:val="00587A4B"/>
    <w:rsid w:val="00590A1A"/>
    <w:rsid w:val="00590D48"/>
    <w:rsid w:val="00591179"/>
    <w:rsid w:val="0059143A"/>
    <w:rsid w:val="00591BC1"/>
    <w:rsid w:val="00591EC0"/>
    <w:rsid w:val="00593017"/>
    <w:rsid w:val="005932D4"/>
    <w:rsid w:val="00594EFD"/>
    <w:rsid w:val="00595AD0"/>
    <w:rsid w:val="005963C1"/>
    <w:rsid w:val="00596661"/>
    <w:rsid w:val="005966ED"/>
    <w:rsid w:val="00597941"/>
    <w:rsid w:val="005A087A"/>
    <w:rsid w:val="005A0AC8"/>
    <w:rsid w:val="005A110F"/>
    <w:rsid w:val="005A1FA6"/>
    <w:rsid w:val="005A2638"/>
    <w:rsid w:val="005A2B6F"/>
    <w:rsid w:val="005A3090"/>
    <w:rsid w:val="005A32D4"/>
    <w:rsid w:val="005A3871"/>
    <w:rsid w:val="005A4113"/>
    <w:rsid w:val="005A49A5"/>
    <w:rsid w:val="005A4CA3"/>
    <w:rsid w:val="005A5678"/>
    <w:rsid w:val="005A6A10"/>
    <w:rsid w:val="005A6DEA"/>
    <w:rsid w:val="005A782F"/>
    <w:rsid w:val="005B02FB"/>
    <w:rsid w:val="005B1918"/>
    <w:rsid w:val="005B277D"/>
    <w:rsid w:val="005B35A5"/>
    <w:rsid w:val="005B3C55"/>
    <w:rsid w:val="005B59B8"/>
    <w:rsid w:val="005B59C0"/>
    <w:rsid w:val="005B5C05"/>
    <w:rsid w:val="005B6A81"/>
    <w:rsid w:val="005B72B0"/>
    <w:rsid w:val="005B7692"/>
    <w:rsid w:val="005B7C6B"/>
    <w:rsid w:val="005B7E59"/>
    <w:rsid w:val="005B7FE8"/>
    <w:rsid w:val="005C00A8"/>
    <w:rsid w:val="005C093B"/>
    <w:rsid w:val="005C0DF6"/>
    <w:rsid w:val="005C0F2B"/>
    <w:rsid w:val="005C203C"/>
    <w:rsid w:val="005C2588"/>
    <w:rsid w:val="005C2BD2"/>
    <w:rsid w:val="005C2F1D"/>
    <w:rsid w:val="005C396B"/>
    <w:rsid w:val="005C3AD0"/>
    <w:rsid w:val="005C52DB"/>
    <w:rsid w:val="005C5AA9"/>
    <w:rsid w:val="005C5EA8"/>
    <w:rsid w:val="005C6248"/>
    <w:rsid w:val="005C64CA"/>
    <w:rsid w:val="005C6A77"/>
    <w:rsid w:val="005C700F"/>
    <w:rsid w:val="005C71BF"/>
    <w:rsid w:val="005C749E"/>
    <w:rsid w:val="005C7E80"/>
    <w:rsid w:val="005D1048"/>
    <w:rsid w:val="005D1E1F"/>
    <w:rsid w:val="005D20C6"/>
    <w:rsid w:val="005D4977"/>
    <w:rsid w:val="005D4BD6"/>
    <w:rsid w:val="005D4ED2"/>
    <w:rsid w:val="005D6564"/>
    <w:rsid w:val="005D66F8"/>
    <w:rsid w:val="005D6807"/>
    <w:rsid w:val="005D72ED"/>
    <w:rsid w:val="005D7555"/>
    <w:rsid w:val="005E0A69"/>
    <w:rsid w:val="005E0B5E"/>
    <w:rsid w:val="005E0C77"/>
    <w:rsid w:val="005E0F54"/>
    <w:rsid w:val="005E0F7E"/>
    <w:rsid w:val="005E1561"/>
    <w:rsid w:val="005E1DE7"/>
    <w:rsid w:val="005E25BD"/>
    <w:rsid w:val="005E2B5B"/>
    <w:rsid w:val="005E3B0C"/>
    <w:rsid w:val="005E4935"/>
    <w:rsid w:val="005E4E42"/>
    <w:rsid w:val="005E5055"/>
    <w:rsid w:val="005E52D9"/>
    <w:rsid w:val="005E5389"/>
    <w:rsid w:val="005E5AAB"/>
    <w:rsid w:val="005E5D51"/>
    <w:rsid w:val="005E6890"/>
    <w:rsid w:val="005E6B95"/>
    <w:rsid w:val="005F006A"/>
    <w:rsid w:val="005F008B"/>
    <w:rsid w:val="005F07C5"/>
    <w:rsid w:val="005F1B51"/>
    <w:rsid w:val="005F1D66"/>
    <w:rsid w:val="005F1FF9"/>
    <w:rsid w:val="005F243F"/>
    <w:rsid w:val="005F2822"/>
    <w:rsid w:val="005F29CE"/>
    <w:rsid w:val="005F2E8C"/>
    <w:rsid w:val="005F2F51"/>
    <w:rsid w:val="005F3124"/>
    <w:rsid w:val="005F3591"/>
    <w:rsid w:val="005F3E92"/>
    <w:rsid w:val="005F4087"/>
    <w:rsid w:val="005F41E8"/>
    <w:rsid w:val="005F484E"/>
    <w:rsid w:val="005F4AB6"/>
    <w:rsid w:val="005F5B22"/>
    <w:rsid w:val="005F5DDC"/>
    <w:rsid w:val="005F5EF7"/>
    <w:rsid w:val="005F677B"/>
    <w:rsid w:val="005F6A16"/>
    <w:rsid w:val="005F6F1E"/>
    <w:rsid w:val="005F73FF"/>
    <w:rsid w:val="0060054D"/>
    <w:rsid w:val="00600592"/>
    <w:rsid w:val="006010F3"/>
    <w:rsid w:val="006013A9"/>
    <w:rsid w:val="00601558"/>
    <w:rsid w:val="0060174C"/>
    <w:rsid w:val="00602004"/>
    <w:rsid w:val="00602AB0"/>
    <w:rsid w:val="00602F84"/>
    <w:rsid w:val="00602FA8"/>
    <w:rsid w:val="00603C38"/>
    <w:rsid w:val="00603CAC"/>
    <w:rsid w:val="0060495B"/>
    <w:rsid w:val="0060500C"/>
    <w:rsid w:val="00605674"/>
    <w:rsid w:val="00605ECC"/>
    <w:rsid w:val="00606374"/>
    <w:rsid w:val="006074A8"/>
    <w:rsid w:val="00607568"/>
    <w:rsid w:val="00607A51"/>
    <w:rsid w:val="00607F7F"/>
    <w:rsid w:val="00610B82"/>
    <w:rsid w:val="00612084"/>
    <w:rsid w:val="00612468"/>
    <w:rsid w:val="00612A48"/>
    <w:rsid w:val="006130DA"/>
    <w:rsid w:val="0061339E"/>
    <w:rsid w:val="00613BF2"/>
    <w:rsid w:val="006144D9"/>
    <w:rsid w:val="00614820"/>
    <w:rsid w:val="00615506"/>
    <w:rsid w:val="0061569B"/>
    <w:rsid w:val="00615726"/>
    <w:rsid w:val="00615A16"/>
    <w:rsid w:val="006164ED"/>
    <w:rsid w:val="00616D80"/>
    <w:rsid w:val="00616FB8"/>
    <w:rsid w:val="006170CF"/>
    <w:rsid w:val="00617E57"/>
    <w:rsid w:val="006209D0"/>
    <w:rsid w:val="00620F9D"/>
    <w:rsid w:val="0062187E"/>
    <w:rsid w:val="00622523"/>
    <w:rsid w:val="006229B3"/>
    <w:rsid w:val="00622ED7"/>
    <w:rsid w:val="00623613"/>
    <w:rsid w:val="006239A3"/>
    <w:rsid w:val="00623ADA"/>
    <w:rsid w:val="00623B02"/>
    <w:rsid w:val="00624517"/>
    <w:rsid w:val="00624A0F"/>
    <w:rsid w:val="00625363"/>
    <w:rsid w:val="0062611F"/>
    <w:rsid w:val="006266C0"/>
    <w:rsid w:val="00626AD3"/>
    <w:rsid w:val="00626D86"/>
    <w:rsid w:val="0062734F"/>
    <w:rsid w:val="0062787D"/>
    <w:rsid w:val="00627DB8"/>
    <w:rsid w:val="006303B8"/>
    <w:rsid w:val="006309C2"/>
    <w:rsid w:val="006314D5"/>
    <w:rsid w:val="00632D9C"/>
    <w:rsid w:val="00633330"/>
    <w:rsid w:val="00633C95"/>
    <w:rsid w:val="00635BF9"/>
    <w:rsid w:val="006366BB"/>
    <w:rsid w:val="00636C69"/>
    <w:rsid w:val="006375E3"/>
    <w:rsid w:val="0063780F"/>
    <w:rsid w:val="00637D5E"/>
    <w:rsid w:val="006403F0"/>
    <w:rsid w:val="00640A9B"/>
    <w:rsid w:val="00641261"/>
    <w:rsid w:val="00641452"/>
    <w:rsid w:val="0064158F"/>
    <w:rsid w:val="0064166F"/>
    <w:rsid w:val="00642ACB"/>
    <w:rsid w:val="00642B6B"/>
    <w:rsid w:val="00642F92"/>
    <w:rsid w:val="0064457A"/>
    <w:rsid w:val="00644A4F"/>
    <w:rsid w:val="00644EC3"/>
    <w:rsid w:val="00645119"/>
    <w:rsid w:val="0064518A"/>
    <w:rsid w:val="0064568C"/>
    <w:rsid w:val="00646921"/>
    <w:rsid w:val="00646BD7"/>
    <w:rsid w:val="00647015"/>
    <w:rsid w:val="0064703E"/>
    <w:rsid w:val="00647E61"/>
    <w:rsid w:val="00650078"/>
    <w:rsid w:val="00650709"/>
    <w:rsid w:val="00651666"/>
    <w:rsid w:val="00651755"/>
    <w:rsid w:val="00651E14"/>
    <w:rsid w:val="0065252A"/>
    <w:rsid w:val="00652B16"/>
    <w:rsid w:val="00652C3A"/>
    <w:rsid w:val="00652FD0"/>
    <w:rsid w:val="006532EE"/>
    <w:rsid w:val="006537E7"/>
    <w:rsid w:val="00653C43"/>
    <w:rsid w:val="00654705"/>
    <w:rsid w:val="006549DF"/>
    <w:rsid w:val="00654A97"/>
    <w:rsid w:val="00654E81"/>
    <w:rsid w:val="00655606"/>
    <w:rsid w:val="00655B35"/>
    <w:rsid w:val="00656304"/>
    <w:rsid w:val="00657040"/>
    <w:rsid w:val="006603DC"/>
    <w:rsid w:val="00660439"/>
    <w:rsid w:val="00660FB6"/>
    <w:rsid w:val="006610C9"/>
    <w:rsid w:val="006612C1"/>
    <w:rsid w:val="006613AE"/>
    <w:rsid w:val="00661738"/>
    <w:rsid w:val="0066214D"/>
    <w:rsid w:val="00662EDE"/>
    <w:rsid w:val="00663A13"/>
    <w:rsid w:val="00663A98"/>
    <w:rsid w:val="00663C9E"/>
    <w:rsid w:val="00663D97"/>
    <w:rsid w:val="0066441E"/>
    <w:rsid w:val="006648D3"/>
    <w:rsid w:val="0066556F"/>
    <w:rsid w:val="00666451"/>
    <w:rsid w:val="00666AA8"/>
    <w:rsid w:val="00666F42"/>
    <w:rsid w:val="0066752E"/>
    <w:rsid w:val="00667629"/>
    <w:rsid w:val="006718D8"/>
    <w:rsid w:val="00671919"/>
    <w:rsid w:val="00671CB3"/>
    <w:rsid w:val="00671E20"/>
    <w:rsid w:val="006721A0"/>
    <w:rsid w:val="006726AB"/>
    <w:rsid w:val="006729CD"/>
    <w:rsid w:val="0067302E"/>
    <w:rsid w:val="0067321F"/>
    <w:rsid w:val="006734AF"/>
    <w:rsid w:val="00673AE6"/>
    <w:rsid w:val="00673B06"/>
    <w:rsid w:val="00674840"/>
    <w:rsid w:val="00674A2E"/>
    <w:rsid w:val="00676488"/>
    <w:rsid w:val="00676B91"/>
    <w:rsid w:val="00677069"/>
    <w:rsid w:val="00677A03"/>
    <w:rsid w:val="00680DB8"/>
    <w:rsid w:val="00681571"/>
    <w:rsid w:val="0068187E"/>
    <w:rsid w:val="00681AC9"/>
    <w:rsid w:val="00681C4F"/>
    <w:rsid w:val="006827D6"/>
    <w:rsid w:val="00682B31"/>
    <w:rsid w:val="00682CDE"/>
    <w:rsid w:val="00682D27"/>
    <w:rsid w:val="006837FA"/>
    <w:rsid w:val="00683C6B"/>
    <w:rsid w:val="00683F48"/>
    <w:rsid w:val="006841EB"/>
    <w:rsid w:val="00684760"/>
    <w:rsid w:val="00684ACE"/>
    <w:rsid w:val="006850B8"/>
    <w:rsid w:val="006850F3"/>
    <w:rsid w:val="00685516"/>
    <w:rsid w:val="006860D6"/>
    <w:rsid w:val="0068613F"/>
    <w:rsid w:val="006867B1"/>
    <w:rsid w:val="00686DE4"/>
    <w:rsid w:val="00686FE3"/>
    <w:rsid w:val="00690781"/>
    <w:rsid w:val="00690B3B"/>
    <w:rsid w:val="00692393"/>
    <w:rsid w:val="00693986"/>
    <w:rsid w:val="00694120"/>
    <w:rsid w:val="0069453E"/>
    <w:rsid w:val="00694756"/>
    <w:rsid w:val="00694D26"/>
    <w:rsid w:val="00694FC8"/>
    <w:rsid w:val="006951A4"/>
    <w:rsid w:val="00695287"/>
    <w:rsid w:val="006954B9"/>
    <w:rsid w:val="00695BFF"/>
    <w:rsid w:val="0069704B"/>
    <w:rsid w:val="006A053B"/>
    <w:rsid w:val="006A0849"/>
    <w:rsid w:val="006A0D90"/>
    <w:rsid w:val="006A12FC"/>
    <w:rsid w:val="006A21DF"/>
    <w:rsid w:val="006A34FA"/>
    <w:rsid w:val="006A40A4"/>
    <w:rsid w:val="006A42DF"/>
    <w:rsid w:val="006A51C5"/>
    <w:rsid w:val="006A5FE5"/>
    <w:rsid w:val="006A619A"/>
    <w:rsid w:val="006A6300"/>
    <w:rsid w:val="006A79CB"/>
    <w:rsid w:val="006B0820"/>
    <w:rsid w:val="006B0876"/>
    <w:rsid w:val="006B1002"/>
    <w:rsid w:val="006B10C0"/>
    <w:rsid w:val="006B10C2"/>
    <w:rsid w:val="006B1AD0"/>
    <w:rsid w:val="006B1BFB"/>
    <w:rsid w:val="006B2486"/>
    <w:rsid w:val="006B2F5C"/>
    <w:rsid w:val="006B3FFB"/>
    <w:rsid w:val="006B485C"/>
    <w:rsid w:val="006B50DF"/>
    <w:rsid w:val="006B616E"/>
    <w:rsid w:val="006B6D8A"/>
    <w:rsid w:val="006B6EAD"/>
    <w:rsid w:val="006B6F2F"/>
    <w:rsid w:val="006C021C"/>
    <w:rsid w:val="006C0529"/>
    <w:rsid w:val="006C0655"/>
    <w:rsid w:val="006C11DF"/>
    <w:rsid w:val="006C12CC"/>
    <w:rsid w:val="006C20F3"/>
    <w:rsid w:val="006C2140"/>
    <w:rsid w:val="006C23A1"/>
    <w:rsid w:val="006C2D28"/>
    <w:rsid w:val="006C351A"/>
    <w:rsid w:val="006C3825"/>
    <w:rsid w:val="006C3D05"/>
    <w:rsid w:val="006C4972"/>
    <w:rsid w:val="006C4D14"/>
    <w:rsid w:val="006C4D42"/>
    <w:rsid w:val="006C4F84"/>
    <w:rsid w:val="006C5856"/>
    <w:rsid w:val="006C5B06"/>
    <w:rsid w:val="006C6938"/>
    <w:rsid w:val="006C7C1C"/>
    <w:rsid w:val="006C7C21"/>
    <w:rsid w:val="006D0385"/>
    <w:rsid w:val="006D088B"/>
    <w:rsid w:val="006D0E69"/>
    <w:rsid w:val="006D0EEE"/>
    <w:rsid w:val="006D1026"/>
    <w:rsid w:val="006D1D85"/>
    <w:rsid w:val="006D20E9"/>
    <w:rsid w:val="006D2852"/>
    <w:rsid w:val="006D4E99"/>
    <w:rsid w:val="006D5B92"/>
    <w:rsid w:val="006D6B6B"/>
    <w:rsid w:val="006D7101"/>
    <w:rsid w:val="006D73AB"/>
    <w:rsid w:val="006D7B44"/>
    <w:rsid w:val="006D7D1B"/>
    <w:rsid w:val="006E0567"/>
    <w:rsid w:val="006E0B9D"/>
    <w:rsid w:val="006E0CDA"/>
    <w:rsid w:val="006E0F5C"/>
    <w:rsid w:val="006E11DA"/>
    <w:rsid w:val="006E1774"/>
    <w:rsid w:val="006E2CEC"/>
    <w:rsid w:val="006E33C5"/>
    <w:rsid w:val="006E36DF"/>
    <w:rsid w:val="006E37F1"/>
    <w:rsid w:val="006E41CB"/>
    <w:rsid w:val="006E42D2"/>
    <w:rsid w:val="006E4801"/>
    <w:rsid w:val="006E48DE"/>
    <w:rsid w:val="006E4C2E"/>
    <w:rsid w:val="006E52B4"/>
    <w:rsid w:val="006E5319"/>
    <w:rsid w:val="006E5357"/>
    <w:rsid w:val="006E5DC7"/>
    <w:rsid w:val="006E6A98"/>
    <w:rsid w:val="006E77A4"/>
    <w:rsid w:val="006F0293"/>
    <w:rsid w:val="006F09F1"/>
    <w:rsid w:val="006F24BE"/>
    <w:rsid w:val="006F418C"/>
    <w:rsid w:val="006F41A7"/>
    <w:rsid w:val="006F5076"/>
    <w:rsid w:val="006F59C8"/>
    <w:rsid w:val="006F62BE"/>
    <w:rsid w:val="006F6515"/>
    <w:rsid w:val="006F67CA"/>
    <w:rsid w:val="006F6C05"/>
    <w:rsid w:val="006F6E7C"/>
    <w:rsid w:val="006F737B"/>
    <w:rsid w:val="006F770A"/>
    <w:rsid w:val="006F7C0A"/>
    <w:rsid w:val="006F7CAE"/>
    <w:rsid w:val="006F7E60"/>
    <w:rsid w:val="00700517"/>
    <w:rsid w:val="00701137"/>
    <w:rsid w:val="007017C8"/>
    <w:rsid w:val="0070323F"/>
    <w:rsid w:val="007033B2"/>
    <w:rsid w:val="00703C5E"/>
    <w:rsid w:val="00704937"/>
    <w:rsid w:val="007052E3"/>
    <w:rsid w:val="00705977"/>
    <w:rsid w:val="00706BF1"/>
    <w:rsid w:val="00711A94"/>
    <w:rsid w:val="00711B40"/>
    <w:rsid w:val="007131A8"/>
    <w:rsid w:val="0071443B"/>
    <w:rsid w:val="00714FEB"/>
    <w:rsid w:val="007153D8"/>
    <w:rsid w:val="0071701C"/>
    <w:rsid w:val="00717334"/>
    <w:rsid w:val="00717941"/>
    <w:rsid w:val="00717973"/>
    <w:rsid w:val="00717F8C"/>
    <w:rsid w:val="00720042"/>
    <w:rsid w:val="00720285"/>
    <w:rsid w:val="00721E71"/>
    <w:rsid w:val="007221AF"/>
    <w:rsid w:val="00722462"/>
    <w:rsid w:val="00722624"/>
    <w:rsid w:val="007227C8"/>
    <w:rsid w:val="007227F5"/>
    <w:rsid w:val="00722A89"/>
    <w:rsid w:val="007231B5"/>
    <w:rsid w:val="0072407B"/>
    <w:rsid w:val="00724A30"/>
    <w:rsid w:val="00724F78"/>
    <w:rsid w:val="00725868"/>
    <w:rsid w:val="00725B3C"/>
    <w:rsid w:val="00726165"/>
    <w:rsid w:val="0072732D"/>
    <w:rsid w:val="007302DA"/>
    <w:rsid w:val="0073062D"/>
    <w:rsid w:val="007306B6"/>
    <w:rsid w:val="0073380B"/>
    <w:rsid w:val="00733C45"/>
    <w:rsid w:val="00734978"/>
    <w:rsid w:val="00735801"/>
    <w:rsid w:val="00735D45"/>
    <w:rsid w:val="00736A87"/>
    <w:rsid w:val="00736B81"/>
    <w:rsid w:val="00737502"/>
    <w:rsid w:val="00737AD3"/>
    <w:rsid w:val="00737BBD"/>
    <w:rsid w:val="0074039D"/>
    <w:rsid w:val="007411B5"/>
    <w:rsid w:val="007411F6"/>
    <w:rsid w:val="00741224"/>
    <w:rsid w:val="00741A6A"/>
    <w:rsid w:val="0074205C"/>
    <w:rsid w:val="0074229E"/>
    <w:rsid w:val="007422CC"/>
    <w:rsid w:val="00742383"/>
    <w:rsid w:val="00742AE2"/>
    <w:rsid w:val="007433D9"/>
    <w:rsid w:val="0074478A"/>
    <w:rsid w:val="00744BC9"/>
    <w:rsid w:val="0074518B"/>
    <w:rsid w:val="007459FB"/>
    <w:rsid w:val="00745ED9"/>
    <w:rsid w:val="00750567"/>
    <w:rsid w:val="007507BA"/>
    <w:rsid w:val="00751617"/>
    <w:rsid w:val="00751820"/>
    <w:rsid w:val="00751B84"/>
    <w:rsid w:val="00752BDE"/>
    <w:rsid w:val="00752C24"/>
    <w:rsid w:val="00752DBA"/>
    <w:rsid w:val="00752FD6"/>
    <w:rsid w:val="00753190"/>
    <w:rsid w:val="00753DE9"/>
    <w:rsid w:val="00754EAD"/>
    <w:rsid w:val="007551B3"/>
    <w:rsid w:val="00755657"/>
    <w:rsid w:val="0075651D"/>
    <w:rsid w:val="007567B4"/>
    <w:rsid w:val="00756B64"/>
    <w:rsid w:val="00756F69"/>
    <w:rsid w:val="00757676"/>
    <w:rsid w:val="0076031C"/>
    <w:rsid w:val="007607D3"/>
    <w:rsid w:val="00760F1C"/>
    <w:rsid w:val="0076139E"/>
    <w:rsid w:val="007614B9"/>
    <w:rsid w:val="00761740"/>
    <w:rsid w:val="007630F1"/>
    <w:rsid w:val="007634E9"/>
    <w:rsid w:val="0076353E"/>
    <w:rsid w:val="00763875"/>
    <w:rsid w:val="00763E96"/>
    <w:rsid w:val="00764747"/>
    <w:rsid w:val="00764819"/>
    <w:rsid w:val="007649CC"/>
    <w:rsid w:val="00764CA7"/>
    <w:rsid w:val="007660C3"/>
    <w:rsid w:val="00766398"/>
    <w:rsid w:val="00766B46"/>
    <w:rsid w:val="007672A6"/>
    <w:rsid w:val="00767F87"/>
    <w:rsid w:val="00770359"/>
    <w:rsid w:val="00771FB6"/>
    <w:rsid w:val="00772185"/>
    <w:rsid w:val="0077288B"/>
    <w:rsid w:val="00772AC8"/>
    <w:rsid w:val="00773076"/>
    <w:rsid w:val="007734DE"/>
    <w:rsid w:val="00773C38"/>
    <w:rsid w:val="007744F9"/>
    <w:rsid w:val="007748C9"/>
    <w:rsid w:val="007753A9"/>
    <w:rsid w:val="0077572C"/>
    <w:rsid w:val="00775D03"/>
    <w:rsid w:val="00775F5C"/>
    <w:rsid w:val="00777A49"/>
    <w:rsid w:val="0078090D"/>
    <w:rsid w:val="0078091A"/>
    <w:rsid w:val="00781365"/>
    <w:rsid w:val="007816FB"/>
    <w:rsid w:val="00782595"/>
    <w:rsid w:val="00782BBE"/>
    <w:rsid w:val="00782F4F"/>
    <w:rsid w:val="00783272"/>
    <w:rsid w:val="007839ED"/>
    <w:rsid w:val="0078407A"/>
    <w:rsid w:val="0078419B"/>
    <w:rsid w:val="00784E01"/>
    <w:rsid w:val="00784F16"/>
    <w:rsid w:val="0078508F"/>
    <w:rsid w:val="00785D54"/>
    <w:rsid w:val="00785E2D"/>
    <w:rsid w:val="00786574"/>
    <w:rsid w:val="007869FD"/>
    <w:rsid w:val="00786CE5"/>
    <w:rsid w:val="00786F3B"/>
    <w:rsid w:val="0078792E"/>
    <w:rsid w:val="00787D0D"/>
    <w:rsid w:val="00790213"/>
    <w:rsid w:val="00790D92"/>
    <w:rsid w:val="00791074"/>
    <w:rsid w:val="00791427"/>
    <w:rsid w:val="007915F7"/>
    <w:rsid w:val="00791A1F"/>
    <w:rsid w:val="007959CF"/>
    <w:rsid w:val="00795C9D"/>
    <w:rsid w:val="007A1529"/>
    <w:rsid w:val="007A280E"/>
    <w:rsid w:val="007A2A4D"/>
    <w:rsid w:val="007A2A63"/>
    <w:rsid w:val="007A31A5"/>
    <w:rsid w:val="007A3B14"/>
    <w:rsid w:val="007A3E2C"/>
    <w:rsid w:val="007A4873"/>
    <w:rsid w:val="007A4CED"/>
    <w:rsid w:val="007A4DF9"/>
    <w:rsid w:val="007A6715"/>
    <w:rsid w:val="007A6F60"/>
    <w:rsid w:val="007A6F66"/>
    <w:rsid w:val="007A7055"/>
    <w:rsid w:val="007A7B21"/>
    <w:rsid w:val="007B031A"/>
    <w:rsid w:val="007B1D66"/>
    <w:rsid w:val="007B1FF0"/>
    <w:rsid w:val="007B2930"/>
    <w:rsid w:val="007B4D96"/>
    <w:rsid w:val="007B5036"/>
    <w:rsid w:val="007B5924"/>
    <w:rsid w:val="007B5A47"/>
    <w:rsid w:val="007B685A"/>
    <w:rsid w:val="007B79EA"/>
    <w:rsid w:val="007B7B22"/>
    <w:rsid w:val="007C08F6"/>
    <w:rsid w:val="007C0C5D"/>
    <w:rsid w:val="007C10C9"/>
    <w:rsid w:val="007C1137"/>
    <w:rsid w:val="007C17B0"/>
    <w:rsid w:val="007C2698"/>
    <w:rsid w:val="007C448A"/>
    <w:rsid w:val="007C4642"/>
    <w:rsid w:val="007C4C54"/>
    <w:rsid w:val="007C4D32"/>
    <w:rsid w:val="007C5EBE"/>
    <w:rsid w:val="007C5F64"/>
    <w:rsid w:val="007C6261"/>
    <w:rsid w:val="007C7638"/>
    <w:rsid w:val="007C7C10"/>
    <w:rsid w:val="007D00C6"/>
    <w:rsid w:val="007D04B0"/>
    <w:rsid w:val="007D107C"/>
    <w:rsid w:val="007D21AB"/>
    <w:rsid w:val="007D2A32"/>
    <w:rsid w:val="007D2DAB"/>
    <w:rsid w:val="007D3DDE"/>
    <w:rsid w:val="007D5870"/>
    <w:rsid w:val="007D627F"/>
    <w:rsid w:val="007D6716"/>
    <w:rsid w:val="007D7215"/>
    <w:rsid w:val="007D7228"/>
    <w:rsid w:val="007D7546"/>
    <w:rsid w:val="007D7B72"/>
    <w:rsid w:val="007E0FE8"/>
    <w:rsid w:val="007E229F"/>
    <w:rsid w:val="007E22F3"/>
    <w:rsid w:val="007E2B64"/>
    <w:rsid w:val="007E2E47"/>
    <w:rsid w:val="007E46D4"/>
    <w:rsid w:val="007E4767"/>
    <w:rsid w:val="007E4933"/>
    <w:rsid w:val="007E49A7"/>
    <w:rsid w:val="007E4E5A"/>
    <w:rsid w:val="007E4F89"/>
    <w:rsid w:val="007E4FDB"/>
    <w:rsid w:val="007E6762"/>
    <w:rsid w:val="007E6D73"/>
    <w:rsid w:val="007E79BC"/>
    <w:rsid w:val="007F0A20"/>
    <w:rsid w:val="007F0B5E"/>
    <w:rsid w:val="007F0E59"/>
    <w:rsid w:val="007F0F04"/>
    <w:rsid w:val="007F2AD0"/>
    <w:rsid w:val="007F31D7"/>
    <w:rsid w:val="007F32EC"/>
    <w:rsid w:val="007F3D8E"/>
    <w:rsid w:val="007F3D9F"/>
    <w:rsid w:val="007F4A68"/>
    <w:rsid w:val="007F5C76"/>
    <w:rsid w:val="007F62E9"/>
    <w:rsid w:val="007F6369"/>
    <w:rsid w:val="007F7615"/>
    <w:rsid w:val="007F7662"/>
    <w:rsid w:val="0080043A"/>
    <w:rsid w:val="00800D20"/>
    <w:rsid w:val="00801DFA"/>
    <w:rsid w:val="0080220C"/>
    <w:rsid w:val="00802506"/>
    <w:rsid w:val="0080282C"/>
    <w:rsid w:val="008028D7"/>
    <w:rsid w:val="00802FF8"/>
    <w:rsid w:val="008037E4"/>
    <w:rsid w:val="00803981"/>
    <w:rsid w:val="00804CB6"/>
    <w:rsid w:val="00805DDD"/>
    <w:rsid w:val="00806369"/>
    <w:rsid w:val="00806D84"/>
    <w:rsid w:val="00807C10"/>
    <w:rsid w:val="00807D96"/>
    <w:rsid w:val="00810152"/>
    <w:rsid w:val="008105B7"/>
    <w:rsid w:val="0081196F"/>
    <w:rsid w:val="008124B4"/>
    <w:rsid w:val="00813596"/>
    <w:rsid w:val="00814939"/>
    <w:rsid w:val="00814A01"/>
    <w:rsid w:val="008151B9"/>
    <w:rsid w:val="008153C8"/>
    <w:rsid w:val="008166AC"/>
    <w:rsid w:val="008171DD"/>
    <w:rsid w:val="008172F5"/>
    <w:rsid w:val="00817308"/>
    <w:rsid w:val="00817FF6"/>
    <w:rsid w:val="0082001F"/>
    <w:rsid w:val="00820442"/>
    <w:rsid w:val="00821E36"/>
    <w:rsid w:val="00821F4B"/>
    <w:rsid w:val="0082208F"/>
    <w:rsid w:val="008220B0"/>
    <w:rsid w:val="00822929"/>
    <w:rsid w:val="00822D48"/>
    <w:rsid w:val="00822DF0"/>
    <w:rsid w:val="00823872"/>
    <w:rsid w:val="008238BB"/>
    <w:rsid w:val="00823ADD"/>
    <w:rsid w:val="00823E5A"/>
    <w:rsid w:val="0082412B"/>
    <w:rsid w:val="00826956"/>
    <w:rsid w:val="00826FB7"/>
    <w:rsid w:val="00827647"/>
    <w:rsid w:val="00827978"/>
    <w:rsid w:val="00830904"/>
    <w:rsid w:val="0083098F"/>
    <w:rsid w:val="00830AA0"/>
    <w:rsid w:val="0083134C"/>
    <w:rsid w:val="008335B9"/>
    <w:rsid w:val="008340C8"/>
    <w:rsid w:val="008348F4"/>
    <w:rsid w:val="0083493C"/>
    <w:rsid w:val="00835583"/>
    <w:rsid w:val="00835BC9"/>
    <w:rsid w:val="00835E09"/>
    <w:rsid w:val="00835F51"/>
    <w:rsid w:val="0083605A"/>
    <w:rsid w:val="008362C5"/>
    <w:rsid w:val="008363C8"/>
    <w:rsid w:val="00836580"/>
    <w:rsid w:val="00836D7B"/>
    <w:rsid w:val="00837AC1"/>
    <w:rsid w:val="0084016F"/>
    <w:rsid w:val="008403B2"/>
    <w:rsid w:val="008411D8"/>
    <w:rsid w:val="00841BAA"/>
    <w:rsid w:val="0084286C"/>
    <w:rsid w:val="00843460"/>
    <w:rsid w:val="008443AC"/>
    <w:rsid w:val="00845132"/>
    <w:rsid w:val="00845357"/>
    <w:rsid w:val="008453D3"/>
    <w:rsid w:val="00845719"/>
    <w:rsid w:val="00845DBE"/>
    <w:rsid w:val="00846365"/>
    <w:rsid w:val="00847203"/>
    <w:rsid w:val="0084749A"/>
    <w:rsid w:val="00847D1D"/>
    <w:rsid w:val="00850EA0"/>
    <w:rsid w:val="0085187A"/>
    <w:rsid w:val="00852102"/>
    <w:rsid w:val="0085263E"/>
    <w:rsid w:val="00852985"/>
    <w:rsid w:val="00853119"/>
    <w:rsid w:val="0085326F"/>
    <w:rsid w:val="00853F95"/>
    <w:rsid w:val="00853FA9"/>
    <w:rsid w:val="00854681"/>
    <w:rsid w:val="00854AD1"/>
    <w:rsid w:val="00854C1D"/>
    <w:rsid w:val="00854F72"/>
    <w:rsid w:val="00856533"/>
    <w:rsid w:val="008565CC"/>
    <w:rsid w:val="00856BDA"/>
    <w:rsid w:val="008575E8"/>
    <w:rsid w:val="00857B55"/>
    <w:rsid w:val="00857DEE"/>
    <w:rsid w:val="008604EE"/>
    <w:rsid w:val="00860E7F"/>
    <w:rsid w:val="008614CC"/>
    <w:rsid w:val="008617EC"/>
    <w:rsid w:val="00862486"/>
    <w:rsid w:val="008630B5"/>
    <w:rsid w:val="00863940"/>
    <w:rsid w:val="0086437B"/>
    <w:rsid w:val="00864A87"/>
    <w:rsid w:val="00865351"/>
    <w:rsid w:val="00865D49"/>
    <w:rsid w:val="00866311"/>
    <w:rsid w:val="008667FE"/>
    <w:rsid w:val="0086696B"/>
    <w:rsid w:val="00866C18"/>
    <w:rsid w:val="0086796B"/>
    <w:rsid w:val="00867992"/>
    <w:rsid w:val="008704EA"/>
    <w:rsid w:val="0087072E"/>
    <w:rsid w:val="00870E90"/>
    <w:rsid w:val="00871124"/>
    <w:rsid w:val="008723CF"/>
    <w:rsid w:val="00872BB5"/>
    <w:rsid w:val="0087354F"/>
    <w:rsid w:val="00873D8C"/>
    <w:rsid w:val="0087488F"/>
    <w:rsid w:val="00874B34"/>
    <w:rsid w:val="00874E96"/>
    <w:rsid w:val="00874FCC"/>
    <w:rsid w:val="0087518E"/>
    <w:rsid w:val="00875BA7"/>
    <w:rsid w:val="008767B8"/>
    <w:rsid w:val="00876CE8"/>
    <w:rsid w:val="008771E6"/>
    <w:rsid w:val="00880863"/>
    <w:rsid w:val="00880F7C"/>
    <w:rsid w:val="008810DA"/>
    <w:rsid w:val="008815C8"/>
    <w:rsid w:val="008819D4"/>
    <w:rsid w:val="00882C9E"/>
    <w:rsid w:val="00882E4C"/>
    <w:rsid w:val="008832C3"/>
    <w:rsid w:val="0088332C"/>
    <w:rsid w:val="0088333C"/>
    <w:rsid w:val="00884F14"/>
    <w:rsid w:val="008851F7"/>
    <w:rsid w:val="00885A6E"/>
    <w:rsid w:val="00885A7C"/>
    <w:rsid w:val="00887348"/>
    <w:rsid w:val="008879EE"/>
    <w:rsid w:val="00887CDE"/>
    <w:rsid w:val="00891DE9"/>
    <w:rsid w:val="00891E6F"/>
    <w:rsid w:val="00892C45"/>
    <w:rsid w:val="00892DE9"/>
    <w:rsid w:val="008930E8"/>
    <w:rsid w:val="00893A25"/>
    <w:rsid w:val="00894152"/>
    <w:rsid w:val="00895B82"/>
    <w:rsid w:val="00895E79"/>
    <w:rsid w:val="00897380"/>
    <w:rsid w:val="008A0176"/>
    <w:rsid w:val="008A0980"/>
    <w:rsid w:val="008A12FB"/>
    <w:rsid w:val="008A16B2"/>
    <w:rsid w:val="008A1ECC"/>
    <w:rsid w:val="008A2AB0"/>
    <w:rsid w:val="008A3DA5"/>
    <w:rsid w:val="008A450E"/>
    <w:rsid w:val="008A4EFF"/>
    <w:rsid w:val="008A599E"/>
    <w:rsid w:val="008A68FC"/>
    <w:rsid w:val="008A6D38"/>
    <w:rsid w:val="008A6DED"/>
    <w:rsid w:val="008A6FD0"/>
    <w:rsid w:val="008A7A73"/>
    <w:rsid w:val="008B1885"/>
    <w:rsid w:val="008B221D"/>
    <w:rsid w:val="008B23B4"/>
    <w:rsid w:val="008B2ACC"/>
    <w:rsid w:val="008B2F5A"/>
    <w:rsid w:val="008B3D0D"/>
    <w:rsid w:val="008B4C5D"/>
    <w:rsid w:val="008B50F5"/>
    <w:rsid w:val="008B5A96"/>
    <w:rsid w:val="008B5E03"/>
    <w:rsid w:val="008B6224"/>
    <w:rsid w:val="008B66EA"/>
    <w:rsid w:val="008B6B2F"/>
    <w:rsid w:val="008B6EBD"/>
    <w:rsid w:val="008B738D"/>
    <w:rsid w:val="008B73B8"/>
    <w:rsid w:val="008B7AB5"/>
    <w:rsid w:val="008B7FCF"/>
    <w:rsid w:val="008C0C65"/>
    <w:rsid w:val="008C17F0"/>
    <w:rsid w:val="008C247F"/>
    <w:rsid w:val="008C29F2"/>
    <w:rsid w:val="008C2F31"/>
    <w:rsid w:val="008C3013"/>
    <w:rsid w:val="008C3320"/>
    <w:rsid w:val="008C3ED8"/>
    <w:rsid w:val="008C48C0"/>
    <w:rsid w:val="008C51A7"/>
    <w:rsid w:val="008C5C26"/>
    <w:rsid w:val="008C6807"/>
    <w:rsid w:val="008C73CF"/>
    <w:rsid w:val="008C7574"/>
    <w:rsid w:val="008C7F66"/>
    <w:rsid w:val="008D00A6"/>
    <w:rsid w:val="008D052B"/>
    <w:rsid w:val="008D0759"/>
    <w:rsid w:val="008D0D65"/>
    <w:rsid w:val="008D1686"/>
    <w:rsid w:val="008D1E11"/>
    <w:rsid w:val="008D20BD"/>
    <w:rsid w:val="008D2189"/>
    <w:rsid w:val="008D2802"/>
    <w:rsid w:val="008D2E21"/>
    <w:rsid w:val="008D3422"/>
    <w:rsid w:val="008D3893"/>
    <w:rsid w:val="008D3FDB"/>
    <w:rsid w:val="008D4049"/>
    <w:rsid w:val="008D4EE7"/>
    <w:rsid w:val="008D4F9C"/>
    <w:rsid w:val="008D563E"/>
    <w:rsid w:val="008D56F6"/>
    <w:rsid w:val="008D6891"/>
    <w:rsid w:val="008D7E57"/>
    <w:rsid w:val="008E04DF"/>
    <w:rsid w:val="008E0DD1"/>
    <w:rsid w:val="008E1275"/>
    <w:rsid w:val="008E1B2A"/>
    <w:rsid w:val="008E2171"/>
    <w:rsid w:val="008E22A4"/>
    <w:rsid w:val="008E2B32"/>
    <w:rsid w:val="008E2BF5"/>
    <w:rsid w:val="008E365E"/>
    <w:rsid w:val="008E38BD"/>
    <w:rsid w:val="008E393C"/>
    <w:rsid w:val="008E3B6B"/>
    <w:rsid w:val="008E487B"/>
    <w:rsid w:val="008E4DE6"/>
    <w:rsid w:val="008E75F5"/>
    <w:rsid w:val="008E78AB"/>
    <w:rsid w:val="008E7DDA"/>
    <w:rsid w:val="008E7ECC"/>
    <w:rsid w:val="008F0192"/>
    <w:rsid w:val="008F030B"/>
    <w:rsid w:val="008F16E4"/>
    <w:rsid w:val="008F1784"/>
    <w:rsid w:val="008F17B2"/>
    <w:rsid w:val="008F1EBE"/>
    <w:rsid w:val="008F2ADC"/>
    <w:rsid w:val="008F3426"/>
    <w:rsid w:val="008F3AEF"/>
    <w:rsid w:val="008F3E9F"/>
    <w:rsid w:val="008F5000"/>
    <w:rsid w:val="008F52E8"/>
    <w:rsid w:val="008F5787"/>
    <w:rsid w:val="008F59CE"/>
    <w:rsid w:val="008F5B24"/>
    <w:rsid w:val="008F652B"/>
    <w:rsid w:val="008F6715"/>
    <w:rsid w:val="008F6764"/>
    <w:rsid w:val="008F6B3F"/>
    <w:rsid w:val="008F73A1"/>
    <w:rsid w:val="00900402"/>
    <w:rsid w:val="009007B3"/>
    <w:rsid w:val="00900D47"/>
    <w:rsid w:val="00901B13"/>
    <w:rsid w:val="00901BBF"/>
    <w:rsid w:val="00902B52"/>
    <w:rsid w:val="009044A2"/>
    <w:rsid w:val="00904636"/>
    <w:rsid w:val="00905540"/>
    <w:rsid w:val="009057DF"/>
    <w:rsid w:val="00905CB5"/>
    <w:rsid w:val="00906289"/>
    <w:rsid w:val="00910A0D"/>
    <w:rsid w:val="00910F0D"/>
    <w:rsid w:val="00911894"/>
    <w:rsid w:val="00911EF5"/>
    <w:rsid w:val="00911F80"/>
    <w:rsid w:val="009120BF"/>
    <w:rsid w:val="00912182"/>
    <w:rsid w:val="009123BE"/>
    <w:rsid w:val="00912B64"/>
    <w:rsid w:val="00912E6F"/>
    <w:rsid w:val="00913593"/>
    <w:rsid w:val="00913961"/>
    <w:rsid w:val="0091431B"/>
    <w:rsid w:val="009143EC"/>
    <w:rsid w:val="00914638"/>
    <w:rsid w:val="00914DB1"/>
    <w:rsid w:val="00916089"/>
    <w:rsid w:val="00917EFD"/>
    <w:rsid w:val="00920CAB"/>
    <w:rsid w:val="00921742"/>
    <w:rsid w:val="00922EF5"/>
    <w:rsid w:val="00923A99"/>
    <w:rsid w:val="00924D89"/>
    <w:rsid w:val="00924F8E"/>
    <w:rsid w:val="009256AC"/>
    <w:rsid w:val="00926645"/>
    <w:rsid w:val="0092762D"/>
    <w:rsid w:val="00927837"/>
    <w:rsid w:val="0093021E"/>
    <w:rsid w:val="0093119A"/>
    <w:rsid w:val="0093263E"/>
    <w:rsid w:val="00932DA8"/>
    <w:rsid w:val="0093352F"/>
    <w:rsid w:val="009338AD"/>
    <w:rsid w:val="009338EF"/>
    <w:rsid w:val="0093424B"/>
    <w:rsid w:val="0093446A"/>
    <w:rsid w:val="0093471E"/>
    <w:rsid w:val="009356E1"/>
    <w:rsid w:val="00935B6E"/>
    <w:rsid w:val="00935F36"/>
    <w:rsid w:val="009366A0"/>
    <w:rsid w:val="0093711F"/>
    <w:rsid w:val="00937E9F"/>
    <w:rsid w:val="00937F49"/>
    <w:rsid w:val="0094011A"/>
    <w:rsid w:val="00941543"/>
    <w:rsid w:val="00941844"/>
    <w:rsid w:val="00942A53"/>
    <w:rsid w:val="00942B0D"/>
    <w:rsid w:val="009435BD"/>
    <w:rsid w:val="00943D36"/>
    <w:rsid w:val="00944415"/>
    <w:rsid w:val="00944A1C"/>
    <w:rsid w:val="00944B6D"/>
    <w:rsid w:val="009456C0"/>
    <w:rsid w:val="00945ABE"/>
    <w:rsid w:val="00945CEE"/>
    <w:rsid w:val="00946AC3"/>
    <w:rsid w:val="00947C8D"/>
    <w:rsid w:val="00950784"/>
    <w:rsid w:val="009507D4"/>
    <w:rsid w:val="00950944"/>
    <w:rsid w:val="0095111C"/>
    <w:rsid w:val="009517D3"/>
    <w:rsid w:val="0095183B"/>
    <w:rsid w:val="0095231E"/>
    <w:rsid w:val="009523DC"/>
    <w:rsid w:val="009529FA"/>
    <w:rsid w:val="00953B05"/>
    <w:rsid w:val="00954477"/>
    <w:rsid w:val="0095555D"/>
    <w:rsid w:val="0095669D"/>
    <w:rsid w:val="00956B62"/>
    <w:rsid w:val="009574BF"/>
    <w:rsid w:val="009576F2"/>
    <w:rsid w:val="00957812"/>
    <w:rsid w:val="00957C96"/>
    <w:rsid w:val="00957DC9"/>
    <w:rsid w:val="00957EBF"/>
    <w:rsid w:val="0096098D"/>
    <w:rsid w:val="00960F71"/>
    <w:rsid w:val="009610D2"/>
    <w:rsid w:val="0096297B"/>
    <w:rsid w:val="009632FE"/>
    <w:rsid w:val="0096338D"/>
    <w:rsid w:val="009635C4"/>
    <w:rsid w:val="00963B7D"/>
    <w:rsid w:val="00963BDE"/>
    <w:rsid w:val="0096444C"/>
    <w:rsid w:val="00964BF1"/>
    <w:rsid w:val="0096571E"/>
    <w:rsid w:val="00965F7E"/>
    <w:rsid w:val="0096690A"/>
    <w:rsid w:val="009669C7"/>
    <w:rsid w:val="00966BD5"/>
    <w:rsid w:val="00967F30"/>
    <w:rsid w:val="0097056C"/>
    <w:rsid w:val="0097083E"/>
    <w:rsid w:val="00970B51"/>
    <w:rsid w:val="00970ED5"/>
    <w:rsid w:val="00971005"/>
    <w:rsid w:val="00971267"/>
    <w:rsid w:val="00971301"/>
    <w:rsid w:val="009713D2"/>
    <w:rsid w:val="009718A0"/>
    <w:rsid w:val="00971B88"/>
    <w:rsid w:val="00972961"/>
    <w:rsid w:val="009729FA"/>
    <w:rsid w:val="00972F56"/>
    <w:rsid w:val="00972F72"/>
    <w:rsid w:val="009731F3"/>
    <w:rsid w:val="00974A0B"/>
    <w:rsid w:val="00974E3C"/>
    <w:rsid w:val="0097525F"/>
    <w:rsid w:val="009752DF"/>
    <w:rsid w:val="00975668"/>
    <w:rsid w:val="009761CA"/>
    <w:rsid w:val="009763C4"/>
    <w:rsid w:val="00976805"/>
    <w:rsid w:val="00976B9C"/>
    <w:rsid w:val="00976F28"/>
    <w:rsid w:val="0097720D"/>
    <w:rsid w:val="009778ED"/>
    <w:rsid w:val="00980A0F"/>
    <w:rsid w:val="00981090"/>
    <w:rsid w:val="00981406"/>
    <w:rsid w:val="00981F27"/>
    <w:rsid w:val="009827F0"/>
    <w:rsid w:val="00982C43"/>
    <w:rsid w:val="00982D44"/>
    <w:rsid w:val="0098342B"/>
    <w:rsid w:val="0098346C"/>
    <w:rsid w:val="00983917"/>
    <w:rsid w:val="0098395B"/>
    <w:rsid w:val="00983CFF"/>
    <w:rsid w:val="00985358"/>
    <w:rsid w:val="009854BA"/>
    <w:rsid w:val="00985524"/>
    <w:rsid w:val="00985A1E"/>
    <w:rsid w:val="00986316"/>
    <w:rsid w:val="00986331"/>
    <w:rsid w:val="00986F12"/>
    <w:rsid w:val="00987082"/>
    <w:rsid w:val="009871F8"/>
    <w:rsid w:val="00987ED6"/>
    <w:rsid w:val="00990508"/>
    <w:rsid w:val="00990CE8"/>
    <w:rsid w:val="00990D55"/>
    <w:rsid w:val="009916B6"/>
    <w:rsid w:val="0099194B"/>
    <w:rsid w:val="009919B4"/>
    <w:rsid w:val="009929B7"/>
    <w:rsid w:val="00993008"/>
    <w:rsid w:val="00993856"/>
    <w:rsid w:val="0099433F"/>
    <w:rsid w:val="00994570"/>
    <w:rsid w:val="00994BD0"/>
    <w:rsid w:val="009958F9"/>
    <w:rsid w:val="00996E11"/>
    <w:rsid w:val="00997318"/>
    <w:rsid w:val="00997593"/>
    <w:rsid w:val="009977E0"/>
    <w:rsid w:val="00997809"/>
    <w:rsid w:val="00997FC4"/>
    <w:rsid w:val="009A0AD8"/>
    <w:rsid w:val="009A17BD"/>
    <w:rsid w:val="009A1F82"/>
    <w:rsid w:val="009A3E0C"/>
    <w:rsid w:val="009A413D"/>
    <w:rsid w:val="009A50B8"/>
    <w:rsid w:val="009A518A"/>
    <w:rsid w:val="009A5412"/>
    <w:rsid w:val="009A5903"/>
    <w:rsid w:val="009A5A9C"/>
    <w:rsid w:val="009A5C2C"/>
    <w:rsid w:val="009A72BD"/>
    <w:rsid w:val="009B0A45"/>
    <w:rsid w:val="009B1CD4"/>
    <w:rsid w:val="009B1FD7"/>
    <w:rsid w:val="009B28D7"/>
    <w:rsid w:val="009B2C9F"/>
    <w:rsid w:val="009B2F70"/>
    <w:rsid w:val="009B3092"/>
    <w:rsid w:val="009B443B"/>
    <w:rsid w:val="009B4DC9"/>
    <w:rsid w:val="009B5377"/>
    <w:rsid w:val="009B651C"/>
    <w:rsid w:val="009B682B"/>
    <w:rsid w:val="009B689F"/>
    <w:rsid w:val="009B70ED"/>
    <w:rsid w:val="009C0393"/>
    <w:rsid w:val="009C05EF"/>
    <w:rsid w:val="009C08FA"/>
    <w:rsid w:val="009C0E01"/>
    <w:rsid w:val="009C2595"/>
    <w:rsid w:val="009C3750"/>
    <w:rsid w:val="009C407F"/>
    <w:rsid w:val="009C40E1"/>
    <w:rsid w:val="009C48D2"/>
    <w:rsid w:val="009C5368"/>
    <w:rsid w:val="009C62F8"/>
    <w:rsid w:val="009C6692"/>
    <w:rsid w:val="009C6BC5"/>
    <w:rsid w:val="009C6CB1"/>
    <w:rsid w:val="009C7405"/>
    <w:rsid w:val="009D15F5"/>
    <w:rsid w:val="009D2212"/>
    <w:rsid w:val="009D23FA"/>
    <w:rsid w:val="009D3F6F"/>
    <w:rsid w:val="009D3FE0"/>
    <w:rsid w:val="009D4075"/>
    <w:rsid w:val="009D42FB"/>
    <w:rsid w:val="009D4A19"/>
    <w:rsid w:val="009D4B3C"/>
    <w:rsid w:val="009D56B7"/>
    <w:rsid w:val="009D5828"/>
    <w:rsid w:val="009D5C15"/>
    <w:rsid w:val="009D6D09"/>
    <w:rsid w:val="009D6DC4"/>
    <w:rsid w:val="009D6F48"/>
    <w:rsid w:val="009D6FA8"/>
    <w:rsid w:val="009D7A1C"/>
    <w:rsid w:val="009E13E0"/>
    <w:rsid w:val="009E14D6"/>
    <w:rsid w:val="009E1B0F"/>
    <w:rsid w:val="009E1C1D"/>
    <w:rsid w:val="009E23EE"/>
    <w:rsid w:val="009E29BA"/>
    <w:rsid w:val="009E2DD7"/>
    <w:rsid w:val="009E3884"/>
    <w:rsid w:val="009E3A64"/>
    <w:rsid w:val="009E3F03"/>
    <w:rsid w:val="009E48B6"/>
    <w:rsid w:val="009E49D2"/>
    <w:rsid w:val="009E4D85"/>
    <w:rsid w:val="009E4EE3"/>
    <w:rsid w:val="009E559C"/>
    <w:rsid w:val="009E5F9E"/>
    <w:rsid w:val="009E60C1"/>
    <w:rsid w:val="009E6423"/>
    <w:rsid w:val="009E7138"/>
    <w:rsid w:val="009E778F"/>
    <w:rsid w:val="009E799D"/>
    <w:rsid w:val="009F0064"/>
    <w:rsid w:val="009F01DA"/>
    <w:rsid w:val="009F034E"/>
    <w:rsid w:val="009F06BB"/>
    <w:rsid w:val="009F0854"/>
    <w:rsid w:val="009F08A6"/>
    <w:rsid w:val="009F0EF0"/>
    <w:rsid w:val="009F16F8"/>
    <w:rsid w:val="009F2956"/>
    <w:rsid w:val="009F2C82"/>
    <w:rsid w:val="009F2DE7"/>
    <w:rsid w:val="009F4660"/>
    <w:rsid w:val="009F4AD1"/>
    <w:rsid w:val="009F5DC2"/>
    <w:rsid w:val="009F6070"/>
    <w:rsid w:val="009F6697"/>
    <w:rsid w:val="009F6705"/>
    <w:rsid w:val="009F6ABC"/>
    <w:rsid w:val="009F6F7F"/>
    <w:rsid w:val="009F70E4"/>
    <w:rsid w:val="009F70E6"/>
    <w:rsid w:val="009F723E"/>
    <w:rsid w:val="009F7C9F"/>
    <w:rsid w:val="009F7E1F"/>
    <w:rsid w:val="00A0083F"/>
    <w:rsid w:val="00A0086E"/>
    <w:rsid w:val="00A00B32"/>
    <w:rsid w:val="00A0143C"/>
    <w:rsid w:val="00A01D3B"/>
    <w:rsid w:val="00A02070"/>
    <w:rsid w:val="00A02EA2"/>
    <w:rsid w:val="00A03545"/>
    <w:rsid w:val="00A03EE0"/>
    <w:rsid w:val="00A0412C"/>
    <w:rsid w:val="00A05373"/>
    <w:rsid w:val="00A054F8"/>
    <w:rsid w:val="00A0579D"/>
    <w:rsid w:val="00A05B71"/>
    <w:rsid w:val="00A06AAA"/>
    <w:rsid w:val="00A07194"/>
    <w:rsid w:val="00A07274"/>
    <w:rsid w:val="00A074EF"/>
    <w:rsid w:val="00A076A8"/>
    <w:rsid w:val="00A10F8F"/>
    <w:rsid w:val="00A11D98"/>
    <w:rsid w:val="00A11F8C"/>
    <w:rsid w:val="00A1273C"/>
    <w:rsid w:val="00A12814"/>
    <w:rsid w:val="00A13380"/>
    <w:rsid w:val="00A134E9"/>
    <w:rsid w:val="00A136E8"/>
    <w:rsid w:val="00A13B9B"/>
    <w:rsid w:val="00A141BA"/>
    <w:rsid w:val="00A14552"/>
    <w:rsid w:val="00A14B26"/>
    <w:rsid w:val="00A15096"/>
    <w:rsid w:val="00A151C2"/>
    <w:rsid w:val="00A1522C"/>
    <w:rsid w:val="00A1689F"/>
    <w:rsid w:val="00A174AB"/>
    <w:rsid w:val="00A203B6"/>
    <w:rsid w:val="00A20C25"/>
    <w:rsid w:val="00A2177A"/>
    <w:rsid w:val="00A237E0"/>
    <w:rsid w:val="00A26224"/>
    <w:rsid w:val="00A26420"/>
    <w:rsid w:val="00A26721"/>
    <w:rsid w:val="00A2694E"/>
    <w:rsid w:val="00A30548"/>
    <w:rsid w:val="00A3152D"/>
    <w:rsid w:val="00A3152E"/>
    <w:rsid w:val="00A315C9"/>
    <w:rsid w:val="00A31B6D"/>
    <w:rsid w:val="00A32598"/>
    <w:rsid w:val="00A327A7"/>
    <w:rsid w:val="00A32C13"/>
    <w:rsid w:val="00A33DF1"/>
    <w:rsid w:val="00A33EB1"/>
    <w:rsid w:val="00A346A2"/>
    <w:rsid w:val="00A34C3A"/>
    <w:rsid w:val="00A34D5B"/>
    <w:rsid w:val="00A34E9D"/>
    <w:rsid w:val="00A3691C"/>
    <w:rsid w:val="00A36AE4"/>
    <w:rsid w:val="00A36F7C"/>
    <w:rsid w:val="00A37640"/>
    <w:rsid w:val="00A400E4"/>
    <w:rsid w:val="00A40380"/>
    <w:rsid w:val="00A40661"/>
    <w:rsid w:val="00A408D0"/>
    <w:rsid w:val="00A40AC6"/>
    <w:rsid w:val="00A40C8C"/>
    <w:rsid w:val="00A40D21"/>
    <w:rsid w:val="00A40D74"/>
    <w:rsid w:val="00A40DB4"/>
    <w:rsid w:val="00A4128D"/>
    <w:rsid w:val="00A42182"/>
    <w:rsid w:val="00A42232"/>
    <w:rsid w:val="00A42EF4"/>
    <w:rsid w:val="00A434D2"/>
    <w:rsid w:val="00A436F3"/>
    <w:rsid w:val="00A43ED2"/>
    <w:rsid w:val="00A43FBA"/>
    <w:rsid w:val="00A441DF"/>
    <w:rsid w:val="00A4443F"/>
    <w:rsid w:val="00A45865"/>
    <w:rsid w:val="00A45BBA"/>
    <w:rsid w:val="00A50396"/>
    <w:rsid w:val="00A50A6A"/>
    <w:rsid w:val="00A516DF"/>
    <w:rsid w:val="00A52017"/>
    <w:rsid w:val="00A52033"/>
    <w:rsid w:val="00A52D71"/>
    <w:rsid w:val="00A52D75"/>
    <w:rsid w:val="00A533AE"/>
    <w:rsid w:val="00A54339"/>
    <w:rsid w:val="00A55E60"/>
    <w:rsid w:val="00A56803"/>
    <w:rsid w:val="00A57474"/>
    <w:rsid w:val="00A61BCC"/>
    <w:rsid w:val="00A61D83"/>
    <w:rsid w:val="00A61DB5"/>
    <w:rsid w:val="00A62641"/>
    <w:rsid w:val="00A62F6F"/>
    <w:rsid w:val="00A633FC"/>
    <w:rsid w:val="00A634E0"/>
    <w:rsid w:val="00A6363B"/>
    <w:rsid w:val="00A63D97"/>
    <w:rsid w:val="00A643FB"/>
    <w:rsid w:val="00A64C5D"/>
    <w:rsid w:val="00A65AA6"/>
    <w:rsid w:val="00A6612D"/>
    <w:rsid w:val="00A666A6"/>
    <w:rsid w:val="00A67252"/>
    <w:rsid w:val="00A67D6E"/>
    <w:rsid w:val="00A70C14"/>
    <w:rsid w:val="00A71411"/>
    <w:rsid w:val="00A722F1"/>
    <w:rsid w:val="00A724B6"/>
    <w:rsid w:val="00A72660"/>
    <w:rsid w:val="00A729DE"/>
    <w:rsid w:val="00A73036"/>
    <w:rsid w:val="00A734AE"/>
    <w:rsid w:val="00A73662"/>
    <w:rsid w:val="00A73D8F"/>
    <w:rsid w:val="00A74519"/>
    <w:rsid w:val="00A74E4A"/>
    <w:rsid w:val="00A75036"/>
    <w:rsid w:val="00A75438"/>
    <w:rsid w:val="00A75799"/>
    <w:rsid w:val="00A75A62"/>
    <w:rsid w:val="00A75DEC"/>
    <w:rsid w:val="00A767D8"/>
    <w:rsid w:val="00A76D7B"/>
    <w:rsid w:val="00A77C10"/>
    <w:rsid w:val="00A817DC"/>
    <w:rsid w:val="00A81C91"/>
    <w:rsid w:val="00A8280E"/>
    <w:rsid w:val="00A82B49"/>
    <w:rsid w:val="00A83A46"/>
    <w:rsid w:val="00A84E4B"/>
    <w:rsid w:val="00A8565D"/>
    <w:rsid w:val="00A87D1E"/>
    <w:rsid w:val="00A90C07"/>
    <w:rsid w:val="00A90EAB"/>
    <w:rsid w:val="00A91389"/>
    <w:rsid w:val="00A913EB"/>
    <w:rsid w:val="00A93BB5"/>
    <w:rsid w:val="00A93F79"/>
    <w:rsid w:val="00A94248"/>
    <w:rsid w:val="00A947D6"/>
    <w:rsid w:val="00A94838"/>
    <w:rsid w:val="00A95F06"/>
    <w:rsid w:val="00AA08CA"/>
    <w:rsid w:val="00AA0F3E"/>
    <w:rsid w:val="00AA1B56"/>
    <w:rsid w:val="00AA2D24"/>
    <w:rsid w:val="00AA2DC5"/>
    <w:rsid w:val="00AA4544"/>
    <w:rsid w:val="00AA4AC0"/>
    <w:rsid w:val="00AA68A4"/>
    <w:rsid w:val="00AA6E60"/>
    <w:rsid w:val="00AA748F"/>
    <w:rsid w:val="00AA7776"/>
    <w:rsid w:val="00AB03A1"/>
    <w:rsid w:val="00AB0417"/>
    <w:rsid w:val="00AB06C8"/>
    <w:rsid w:val="00AB0EE6"/>
    <w:rsid w:val="00AB1BF1"/>
    <w:rsid w:val="00AB1DDA"/>
    <w:rsid w:val="00AB252B"/>
    <w:rsid w:val="00AB2575"/>
    <w:rsid w:val="00AB384F"/>
    <w:rsid w:val="00AB3D0A"/>
    <w:rsid w:val="00AB3F63"/>
    <w:rsid w:val="00AB714C"/>
    <w:rsid w:val="00AC1C2A"/>
    <w:rsid w:val="00AC2084"/>
    <w:rsid w:val="00AC2D81"/>
    <w:rsid w:val="00AC3E9A"/>
    <w:rsid w:val="00AC4754"/>
    <w:rsid w:val="00AC4BCB"/>
    <w:rsid w:val="00AC5654"/>
    <w:rsid w:val="00AC5C89"/>
    <w:rsid w:val="00AC651A"/>
    <w:rsid w:val="00AC68A7"/>
    <w:rsid w:val="00AC6ABB"/>
    <w:rsid w:val="00AC78C8"/>
    <w:rsid w:val="00AC79EA"/>
    <w:rsid w:val="00AC7C36"/>
    <w:rsid w:val="00AD1893"/>
    <w:rsid w:val="00AD2BAD"/>
    <w:rsid w:val="00AD36C2"/>
    <w:rsid w:val="00AD3735"/>
    <w:rsid w:val="00AD41B2"/>
    <w:rsid w:val="00AD4322"/>
    <w:rsid w:val="00AD55A0"/>
    <w:rsid w:val="00AD5881"/>
    <w:rsid w:val="00AD5912"/>
    <w:rsid w:val="00AD5FD4"/>
    <w:rsid w:val="00AD69C5"/>
    <w:rsid w:val="00AD70EB"/>
    <w:rsid w:val="00AD70FB"/>
    <w:rsid w:val="00AD7196"/>
    <w:rsid w:val="00AD72D0"/>
    <w:rsid w:val="00AD73F7"/>
    <w:rsid w:val="00AE10FD"/>
    <w:rsid w:val="00AE1319"/>
    <w:rsid w:val="00AE529C"/>
    <w:rsid w:val="00AE52E0"/>
    <w:rsid w:val="00AE560E"/>
    <w:rsid w:val="00AE6C6A"/>
    <w:rsid w:val="00AE7C09"/>
    <w:rsid w:val="00AE7C2E"/>
    <w:rsid w:val="00AF0B9B"/>
    <w:rsid w:val="00AF0C7D"/>
    <w:rsid w:val="00AF1247"/>
    <w:rsid w:val="00AF12A9"/>
    <w:rsid w:val="00AF1BF5"/>
    <w:rsid w:val="00AF27D5"/>
    <w:rsid w:val="00AF2C4C"/>
    <w:rsid w:val="00AF3119"/>
    <w:rsid w:val="00AF31E9"/>
    <w:rsid w:val="00AF3E6B"/>
    <w:rsid w:val="00AF3FBF"/>
    <w:rsid w:val="00AF43DC"/>
    <w:rsid w:val="00AF4663"/>
    <w:rsid w:val="00AF4EE6"/>
    <w:rsid w:val="00AF650B"/>
    <w:rsid w:val="00AF6565"/>
    <w:rsid w:val="00B00700"/>
    <w:rsid w:val="00B00ADC"/>
    <w:rsid w:val="00B0160D"/>
    <w:rsid w:val="00B03713"/>
    <w:rsid w:val="00B0493A"/>
    <w:rsid w:val="00B06CFA"/>
    <w:rsid w:val="00B06E2E"/>
    <w:rsid w:val="00B1085F"/>
    <w:rsid w:val="00B10E10"/>
    <w:rsid w:val="00B11FCA"/>
    <w:rsid w:val="00B122D4"/>
    <w:rsid w:val="00B14906"/>
    <w:rsid w:val="00B1490D"/>
    <w:rsid w:val="00B14CF0"/>
    <w:rsid w:val="00B14E08"/>
    <w:rsid w:val="00B14E26"/>
    <w:rsid w:val="00B14F68"/>
    <w:rsid w:val="00B17053"/>
    <w:rsid w:val="00B17083"/>
    <w:rsid w:val="00B17FAB"/>
    <w:rsid w:val="00B20301"/>
    <w:rsid w:val="00B211F9"/>
    <w:rsid w:val="00B21577"/>
    <w:rsid w:val="00B21CCF"/>
    <w:rsid w:val="00B21D91"/>
    <w:rsid w:val="00B21E83"/>
    <w:rsid w:val="00B220F1"/>
    <w:rsid w:val="00B225E9"/>
    <w:rsid w:val="00B226E1"/>
    <w:rsid w:val="00B2281F"/>
    <w:rsid w:val="00B2289E"/>
    <w:rsid w:val="00B22E71"/>
    <w:rsid w:val="00B23D7A"/>
    <w:rsid w:val="00B244E4"/>
    <w:rsid w:val="00B24C41"/>
    <w:rsid w:val="00B24E5F"/>
    <w:rsid w:val="00B260F2"/>
    <w:rsid w:val="00B2625E"/>
    <w:rsid w:val="00B263FD"/>
    <w:rsid w:val="00B2681E"/>
    <w:rsid w:val="00B3169B"/>
    <w:rsid w:val="00B321A4"/>
    <w:rsid w:val="00B32267"/>
    <w:rsid w:val="00B3310A"/>
    <w:rsid w:val="00B3365A"/>
    <w:rsid w:val="00B33814"/>
    <w:rsid w:val="00B33C83"/>
    <w:rsid w:val="00B33E51"/>
    <w:rsid w:val="00B34078"/>
    <w:rsid w:val="00B341AE"/>
    <w:rsid w:val="00B34725"/>
    <w:rsid w:val="00B34EA8"/>
    <w:rsid w:val="00B3513B"/>
    <w:rsid w:val="00B35153"/>
    <w:rsid w:val="00B36ADF"/>
    <w:rsid w:val="00B36AE6"/>
    <w:rsid w:val="00B379F0"/>
    <w:rsid w:val="00B37BA5"/>
    <w:rsid w:val="00B40BF7"/>
    <w:rsid w:val="00B419B2"/>
    <w:rsid w:val="00B41D3C"/>
    <w:rsid w:val="00B41EB8"/>
    <w:rsid w:val="00B42540"/>
    <w:rsid w:val="00B448BA"/>
    <w:rsid w:val="00B44E6D"/>
    <w:rsid w:val="00B455D1"/>
    <w:rsid w:val="00B45728"/>
    <w:rsid w:val="00B45EB7"/>
    <w:rsid w:val="00B45FA8"/>
    <w:rsid w:val="00B476EC"/>
    <w:rsid w:val="00B4781F"/>
    <w:rsid w:val="00B47874"/>
    <w:rsid w:val="00B47E06"/>
    <w:rsid w:val="00B50F5E"/>
    <w:rsid w:val="00B51621"/>
    <w:rsid w:val="00B51793"/>
    <w:rsid w:val="00B520A7"/>
    <w:rsid w:val="00B52279"/>
    <w:rsid w:val="00B528AF"/>
    <w:rsid w:val="00B532A7"/>
    <w:rsid w:val="00B537CF"/>
    <w:rsid w:val="00B53D1F"/>
    <w:rsid w:val="00B55E79"/>
    <w:rsid w:val="00B5765B"/>
    <w:rsid w:val="00B577EA"/>
    <w:rsid w:val="00B57AB2"/>
    <w:rsid w:val="00B57BF8"/>
    <w:rsid w:val="00B6053C"/>
    <w:rsid w:val="00B608B5"/>
    <w:rsid w:val="00B61635"/>
    <w:rsid w:val="00B61D0A"/>
    <w:rsid w:val="00B644F1"/>
    <w:rsid w:val="00B64A1C"/>
    <w:rsid w:val="00B64DE6"/>
    <w:rsid w:val="00B64FE6"/>
    <w:rsid w:val="00B651F4"/>
    <w:rsid w:val="00B658CB"/>
    <w:rsid w:val="00B659A8"/>
    <w:rsid w:val="00B667F3"/>
    <w:rsid w:val="00B70761"/>
    <w:rsid w:val="00B7199E"/>
    <w:rsid w:val="00B722DE"/>
    <w:rsid w:val="00B726D9"/>
    <w:rsid w:val="00B72B22"/>
    <w:rsid w:val="00B72D79"/>
    <w:rsid w:val="00B72E46"/>
    <w:rsid w:val="00B72FE1"/>
    <w:rsid w:val="00B74032"/>
    <w:rsid w:val="00B76084"/>
    <w:rsid w:val="00B7611E"/>
    <w:rsid w:val="00B77AB8"/>
    <w:rsid w:val="00B77C92"/>
    <w:rsid w:val="00B80C29"/>
    <w:rsid w:val="00B80F35"/>
    <w:rsid w:val="00B81762"/>
    <w:rsid w:val="00B826F8"/>
    <w:rsid w:val="00B82B04"/>
    <w:rsid w:val="00B83D06"/>
    <w:rsid w:val="00B83EB2"/>
    <w:rsid w:val="00B842C6"/>
    <w:rsid w:val="00B8431C"/>
    <w:rsid w:val="00B85553"/>
    <w:rsid w:val="00B8568E"/>
    <w:rsid w:val="00B85F0B"/>
    <w:rsid w:val="00B86B0C"/>
    <w:rsid w:val="00B86EFB"/>
    <w:rsid w:val="00B9071E"/>
    <w:rsid w:val="00B91A48"/>
    <w:rsid w:val="00B91B97"/>
    <w:rsid w:val="00B92429"/>
    <w:rsid w:val="00B92DE6"/>
    <w:rsid w:val="00B93701"/>
    <w:rsid w:val="00B94061"/>
    <w:rsid w:val="00B94C1E"/>
    <w:rsid w:val="00B95234"/>
    <w:rsid w:val="00B956FC"/>
    <w:rsid w:val="00B95D1F"/>
    <w:rsid w:val="00B9603F"/>
    <w:rsid w:val="00B9652B"/>
    <w:rsid w:val="00B96988"/>
    <w:rsid w:val="00B96A93"/>
    <w:rsid w:val="00BA0990"/>
    <w:rsid w:val="00BA0FB1"/>
    <w:rsid w:val="00BA1116"/>
    <w:rsid w:val="00BA1E0C"/>
    <w:rsid w:val="00BA2916"/>
    <w:rsid w:val="00BA4919"/>
    <w:rsid w:val="00BA4DAD"/>
    <w:rsid w:val="00BA5250"/>
    <w:rsid w:val="00BA5EAD"/>
    <w:rsid w:val="00BA60D9"/>
    <w:rsid w:val="00BA74AB"/>
    <w:rsid w:val="00BA789B"/>
    <w:rsid w:val="00BB0967"/>
    <w:rsid w:val="00BB0C0D"/>
    <w:rsid w:val="00BB0CF9"/>
    <w:rsid w:val="00BB0E03"/>
    <w:rsid w:val="00BB1183"/>
    <w:rsid w:val="00BB1210"/>
    <w:rsid w:val="00BB144D"/>
    <w:rsid w:val="00BB1996"/>
    <w:rsid w:val="00BB1EAC"/>
    <w:rsid w:val="00BB1F7B"/>
    <w:rsid w:val="00BB24C3"/>
    <w:rsid w:val="00BB3F90"/>
    <w:rsid w:val="00BB4036"/>
    <w:rsid w:val="00BB4465"/>
    <w:rsid w:val="00BB4A92"/>
    <w:rsid w:val="00BB5473"/>
    <w:rsid w:val="00BB59A4"/>
    <w:rsid w:val="00BB69D6"/>
    <w:rsid w:val="00BB6B87"/>
    <w:rsid w:val="00BB6EDB"/>
    <w:rsid w:val="00BB6FC9"/>
    <w:rsid w:val="00BB711C"/>
    <w:rsid w:val="00BB7AD7"/>
    <w:rsid w:val="00BB7B32"/>
    <w:rsid w:val="00BC05A9"/>
    <w:rsid w:val="00BC0DA9"/>
    <w:rsid w:val="00BC1046"/>
    <w:rsid w:val="00BC124E"/>
    <w:rsid w:val="00BC1356"/>
    <w:rsid w:val="00BC39D0"/>
    <w:rsid w:val="00BC5259"/>
    <w:rsid w:val="00BC5DA5"/>
    <w:rsid w:val="00BC6D6B"/>
    <w:rsid w:val="00BC764C"/>
    <w:rsid w:val="00BC7B05"/>
    <w:rsid w:val="00BD0008"/>
    <w:rsid w:val="00BD043E"/>
    <w:rsid w:val="00BD0D7F"/>
    <w:rsid w:val="00BD0E58"/>
    <w:rsid w:val="00BD1553"/>
    <w:rsid w:val="00BD1B87"/>
    <w:rsid w:val="00BD1EE2"/>
    <w:rsid w:val="00BD2F67"/>
    <w:rsid w:val="00BD30BD"/>
    <w:rsid w:val="00BD338C"/>
    <w:rsid w:val="00BD3680"/>
    <w:rsid w:val="00BD455B"/>
    <w:rsid w:val="00BD4BA2"/>
    <w:rsid w:val="00BD5017"/>
    <w:rsid w:val="00BD50A7"/>
    <w:rsid w:val="00BD560F"/>
    <w:rsid w:val="00BE0412"/>
    <w:rsid w:val="00BE07E1"/>
    <w:rsid w:val="00BE0B81"/>
    <w:rsid w:val="00BE1B68"/>
    <w:rsid w:val="00BE2531"/>
    <w:rsid w:val="00BE3201"/>
    <w:rsid w:val="00BE32E5"/>
    <w:rsid w:val="00BE3C83"/>
    <w:rsid w:val="00BE433B"/>
    <w:rsid w:val="00BE5F73"/>
    <w:rsid w:val="00BE60CB"/>
    <w:rsid w:val="00BE661E"/>
    <w:rsid w:val="00BE6D74"/>
    <w:rsid w:val="00BE6F00"/>
    <w:rsid w:val="00BE702F"/>
    <w:rsid w:val="00BE7D4F"/>
    <w:rsid w:val="00BF10A6"/>
    <w:rsid w:val="00BF2CDC"/>
    <w:rsid w:val="00BF3F34"/>
    <w:rsid w:val="00BF409D"/>
    <w:rsid w:val="00BF4B5B"/>
    <w:rsid w:val="00BF527E"/>
    <w:rsid w:val="00BF5793"/>
    <w:rsid w:val="00BF62D7"/>
    <w:rsid w:val="00BF7032"/>
    <w:rsid w:val="00BF7433"/>
    <w:rsid w:val="00BF774C"/>
    <w:rsid w:val="00BF7C40"/>
    <w:rsid w:val="00C005D8"/>
    <w:rsid w:val="00C00C1D"/>
    <w:rsid w:val="00C010A5"/>
    <w:rsid w:val="00C01362"/>
    <w:rsid w:val="00C01BFA"/>
    <w:rsid w:val="00C02614"/>
    <w:rsid w:val="00C02908"/>
    <w:rsid w:val="00C02D7C"/>
    <w:rsid w:val="00C02DCF"/>
    <w:rsid w:val="00C031E8"/>
    <w:rsid w:val="00C03B8D"/>
    <w:rsid w:val="00C04011"/>
    <w:rsid w:val="00C044CC"/>
    <w:rsid w:val="00C04AD4"/>
    <w:rsid w:val="00C0648D"/>
    <w:rsid w:val="00C06494"/>
    <w:rsid w:val="00C0662A"/>
    <w:rsid w:val="00C07829"/>
    <w:rsid w:val="00C1067C"/>
    <w:rsid w:val="00C1093B"/>
    <w:rsid w:val="00C11A3F"/>
    <w:rsid w:val="00C13201"/>
    <w:rsid w:val="00C13A00"/>
    <w:rsid w:val="00C1410B"/>
    <w:rsid w:val="00C14AC6"/>
    <w:rsid w:val="00C14BC6"/>
    <w:rsid w:val="00C15901"/>
    <w:rsid w:val="00C15C4F"/>
    <w:rsid w:val="00C15E4C"/>
    <w:rsid w:val="00C164DE"/>
    <w:rsid w:val="00C1766C"/>
    <w:rsid w:val="00C22507"/>
    <w:rsid w:val="00C22597"/>
    <w:rsid w:val="00C2266C"/>
    <w:rsid w:val="00C227C0"/>
    <w:rsid w:val="00C22973"/>
    <w:rsid w:val="00C23689"/>
    <w:rsid w:val="00C25A0E"/>
    <w:rsid w:val="00C26124"/>
    <w:rsid w:val="00C2627C"/>
    <w:rsid w:val="00C2653D"/>
    <w:rsid w:val="00C27366"/>
    <w:rsid w:val="00C27A76"/>
    <w:rsid w:val="00C27C25"/>
    <w:rsid w:val="00C305C4"/>
    <w:rsid w:val="00C30794"/>
    <w:rsid w:val="00C30B3E"/>
    <w:rsid w:val="00C30CA6"/>
    <w:rsid w:val="00C31A2D"/>
    <w:rsid w:val="00C321E3"/>
    <w:rsid w:val="00C33206"/>
    <w:rsid w:val="00C33F4E"/>
    <w:rsid w:val="00C346E8"/>
    <w:rsid w:val="00C35123"/>
    <w:rsid w:val="00C35A1E"/>
    <w:rsid w:val="00C35CD4"/>
    <w:rsid w:val="00C363C8"/>
    <w:rsid w:val="00C366BF"/>
    <w:rsid w:val="00C36AAD"/>
    <w:rsid w:val="00C37C0C"/>
    <w:rsid w:val="00C404C2"/>
    <w:rsid w:val="00C404F5"/>
    <w:rsid w:val="00C412D0"/>
    <w:rsid w:val="00C413E3"/>
    <w:rsid w:val="00C4159D"/>
    <w:rsid w:val="00C42024"/>
    <w:rsid w:val="00C4261D"/>
    <w:rsid w:val="00C42913"/>
    <w:rsid w:val="00C429D9"/>
    <w:rsid w:val="00C42AAE"/>
    <w:rsid w:val="00C430C4"/>
    <w:rsid w:val="00C4336B"/>
    <w:rsid w:val="00C4387C"/>
    <w:rsid w:val="00C44548"/>
    <w:rsid w:val="00C44917"/>
    <w:rsid w:val="00C45985"/>
    <w:rsid w:val="00C45C98"/>
    <w:rsid w:val="00C45F77"/>
    <w:rsid w:val="00C46549"/>
    <w:rsid w:val="00C4660D"/>
    <w:rsid w:val="00C50138"/>
    <w:rsid w:val="00C5099B"/>
    <w:rsid w:val="00C51264"/>
    <w:rsid w:val="00C5173A"/>
    <w:rsid w:val="00C52C3A"/>
    <w:rsid w:val="00C52FCB"/>
    <w:rsid w:val="00C53AC3"/>
    <w:rsid w:val="00C53D3E"/>
    <w:rsid w:val="00C54CA4"/>
    <w:rsid w:val="00C55A41"/>
    <w:rsid w:val="00C55B25"/>
    <w:rsid w:val="00C55E1D"/>
    <w:rsid w:val="00C57088"/>
    <w:rsid w:val="00C578F6"/>
    <w:rsid w:val="00C57EA3"/>
    <w:rsid w:val="00C609DA"/>
    <w:rsid w:val="00C60C0E"/>
    <w:rsid w:val="00C612E4"/>
    <w:rsid w:val="00C61D4C"/>
    <w:rsid w:val="00C62133"/>
    <w:rsid w:val="00C62ABB"/>
    <w:rsid w:val="00C63DBC"/>
    <w:rsid w:val="00C63DCF"/>
    <w:rsid w:val="00C649DA"/>
    <w:rsid w:val="00C65A4E"/>
    <w:rsid w:val="00C65A8F"/>
    <w:rsid w:val="00C65E6B"/>
    <w:rsid w:val="00C66714"/>
    <w:rsid w:val="00C668F3"/>
    <w:rsid w:val="00C66C6C"/>
    <w:rsid w:val="00C6737A"/>
    <w:rsid w:val="00C67409"/>
    <w:rsid w:val="00C6786A"/>
    <w:rsid w:val="00C678B1"/>
    <w:rsid w:val="00C67E9D"/>
    <w:rsid w:val="00C70BF6"/>
    <w:rsid w:val="00C72647"/>
    <w:rsid w:val="00C73158"/>
    <w:rsid w:val="00C73208"/>
    <w:rsid w:val="00C732B0"/>
    <w:rsid w:val="00C733C4"/>
    <w:rsid w:val="00C736DA"/>
    <w:rsid w:val="00C73BC6"/>
    <w:rsid w:val="00C748F2"/>
    <w:rsid w:val="00C75A60"/>
    <w:rsid w:val="00C7618D"/>
    <w:rsid w:val="00C7775D"/>
    <w:rsid w:val="00C77D0B"/>
    <w:rsid w:val="00C81946"/>
    <w:rsid w:val="00C828EC"/>
    <w:rsid w:val="00C8339F"/>
    <w:rsid w:val="00C837EF"/>
    <w:rsid w:val="00C84536"/>
    <w:rsid w:val="00C84BE9"/>
    <w:rsid w:val="00C85A5B"/>
    <w:rsid w:val="00C85A9D"/>
    <w:rsid w:val="00C85E15"/>
    <w:rsid w:val="00C861C3"/>
    <w:rsid w:val="00C86A32"/>
    <w:rsid w:val="00C86D64"/>
    <w:rsid w:val="00C86DD8"/>
    <w:rsid w:val="00C87231"/>
    <w:rsid w:val="00C872EF"/>
    <w:rsid w:val="00C8752E"/>
    <w:rsid w:val="00C905C1"/>
    <w:rsid w:val="00C90B49"/>
    <w:rsid w:val="00C911AB"/>
    <w:rsid w:val="00C91FF5"/>
    <w:rsid w:val="00C92BCB"/>
    <w:rsid w:val="00C9364F"/>
    <w:rsid w:val="00C9376B"/>
    <w:rsid w:val="00C9528B"/>
    <w:rsid w:val="00C955EC"/>
    <w:rsid w:val="00C95AB8"/>
    <w:rsid w:val="00C95C9B"/>
    <w:rsid w:val="00C9664B"/>
    <w:rsid w:val="00CA0070"/>
    <w:rsid w:val="00CA1602"/>
    <w:rsid w:val="00CA16BA"/>
    <w:rsid w:val="00CA2523"/>
    <w:rsid w:val="00CA26BA"/>
    <w:rsid w:val="00CA3200"/>
    <w:rsid w:val="00CA367C"/>
    <w:rsid w:val="00CA3728"/>
    <w:rsid w:val="00CA5364"/>
    <w:rsid w:val="00CA5DEB"/>
    <w:rsid w:val="00CA6B6E"/>
    <w:rsid w:val="00CA6FB1"/>
    <w:rsid w:val="00CA7656"/>
    <w:rsid w:val="00CA79E4"/>
    <w:rsid w:val="00CB0DFF"/>
    <w:rsid w:val="00CB17BE"/>
    <w:rsid w:val="00CB193D"/>
    <w:rsid w:val="00CB1CF4"/>
    <w:rsid w:val="00CB1E2D"/>
    <w:rsid w:val="00CB2453"/>
    <w:rsid w:val="00CB282D"/>
    <w:rsid w:val="00CB307C"/>
    <w:rsid w:val="00CB366D"/>
    <w:rsid w:val="00CB36DD"/>
    <w:rsid w:val="00CB4821"/>
    <w:rsid w:val="00CB4CE0"/>
    <w:rsid w:val="00CB518D"/>
    <w:rsid w:val="00CB57BD"/>
    <w:rsid w:val="00CB6229"/>
    <w:rsid w:val="00CB6E89"/>
    <w:rsid w:val="00CB73FA"/>
    <w:rsid w:val="00CB7401"/>
    <w:rsid w:val="00CB7959"/>
    <w:rsid w:val="00CC00EF"/>
    <w:rsid w:val="00CC0DB3"/>
    <w:rsid w:val="00CC14D5"/>
    <w:rsid w:val="00CC162E"/>
    <w:rsid w:val="00CC1841"/>
    <w:rsid w:val="00CC1D82"/>
    <w:rsid w:val="00CC284B"/>
    <w:rsid w:val="00CC2B90"/>
    <w:rsid w:val="00CC2FB1"/>
    <w:rsid w:val="00CC301D"/>
    <w:rsid w:val="00CC3F22"/>
    <w:rsid w:val="00CC4C3D"/>
    <w:rsid w:val="00CC564A"/>
    <w:rsid w:val="00CC678A"/>
    <w:rsid w:val="00CC72C9"/>
    <w:rsid w:val="00CC740B"/>
    <w:rsid w:val="00CC7CCE"/>
    <w:rsid w:val="00CC7CDF"/>
    <w:rsid w:val="00CD052C"/>
    <w:rsid w:val="00CD09E1"/>
    <w:rsid w:val="00CD12E3"/>
    <w:rsid w:val="00CD1C49"/>
    <w:rsid w:val="00CD1F59"/>
    <w:rsid w:val="00CD2025"/>
    <w:rsid w:val="00CD24F7"/>
    <w:rsid w:val="00CD25EB"/>
    <w:rsid w:val="00CD2FA5"/>
    <w:rsid w:val="00CD4E5F"/>
    <w:rsid w:val="00CD4ED4"/>
    <w:rsid w:val="00CD540A"/>
    <w:rsid w:val="00CD6921"/>
    <w:rsid w:val="00CD6A2A"/>
    <w:rsid w:val="00CD74C6"/>
    <w:rsid w:val="00CE03AC"/>
    <w:rsid w:val="00CE121E"/>
    <w:rsid w:val="00CE12F5"/>
    <w:rsid w:val="00CE1346"/>
    <w:rsid w:val="00CE2A52"/>
    <w:rsid w:val="00CE2BFC"/>
    <w:rsid w:val="00CE3099"/>
    <w:rsid w:val="00CE3436"/>
    <w:rsid w:val="00CE3FF8"/>
    <w:rsid w:val="00CE44A1"/>
    <w:rsid w:val="00CE4A06"/>
    <w:rsid w:val="00CE5F29"/>
    <w:rsid w:val="00CE67B9"/>
    <w:rsid w:val="00CE7A97"/>
    <w:rsid w:val="00CE7AA2"/>
    <w:rsid w:val="00CF0AB7"/>
    <w:rsid w:val="00CF1195"/>
    <w:rsid w:val="00CF17CD"/>
    <w:rsid w:val="00CF1A30"/>
    <w:rsid w:val="00CF1EC4"/>
    <w:rsid w:val="00CF2021"/>
    <w:rsid w:val="00CF2508"/>
    <w:rsid w:val="00CF34BA"/>
    <w:rsid w:val="00CF3F6D"/>
    <w:rsid w:val="00CF4E6F"/>
    <w:rsid w:val="00CF5637"/>
    <w:rsid w:val="00CF6C6F"/>
    <w:rsid w:val="00CF6EC9"/>
    <w:rsid w:val="00CF70C7"/>
    <w:rsid w:val="00CF72F8"/>
    <w:rsid w:val="00D00F30"/>
    <w:rsid w:val="00D0116D"/>
    <w:rsid w:val="00D028B9"/>
    <w:rsid w:val="00D02DE5"/>
    <w:rsid w:val="00D031B6"/>
    <w:rsid w:val="00D031B9"/>
    <w:rsid w:val="00D0371D"/>
    <w:rsid w:val="00D03E07"/>
    <w:rsid w:val="00D04473"/>
    <w:rsid w:val="00D044FE"/>
    <w:rsid w:val="00D04742"/>
    <w:rsid w:val="00D04EBC"/>
    <w:rsid w:val="00D04F71"/>
    <w:rsid w:val="00D0556F"/>
    <w:rsid w:val="00D05E78"/>
    <w:rsid w:val="00D064F1"/>
    <w:rsid w:val="00D069D3"/>
    <w:rsid w:val="00D06F48"/>
    <w:rsid w:val="00D07774"/>
    <w:rsid w:val="00D1067A"/>
    <w:rsid w:val="00D10E31"/>
    <w:rsid w:val="00D11314"/>
    <w:rsid w:val="00D1164F"/>
    <w:rsid w:val="00D11732"/>
    <w:rsid w:val="00D1254C"/>
    <w:rsid w:val="00D1275F"/>
    <w:rsid w:val="00D1276E"/>
    <w:rsid w:val="00D12E37"/>
    <w:rsid w:val="00D14904"/>
    <w:rsid w:val="00D1501A"/>
    <w:rsid w:val="00D154BA"/>
    <w:rsid w:val="00D1578F"/>
    <w:rsid w:val="00D164A6"/>
    <w:rsid w:val="00D16875"/>
    <w:rsid w:val="00D169E8"/>
    <w:rsid w:val="00D17E14"/>
    <w:rsid w:val="00D20358"/>
    <w:rsid w:val="00D207DF"/>
    <w:rsid w:val="00D2145B"/>
    <w:rsid w:val="00D21D24"/>
    <w:rsid w:val="00D22055"/>
    <w:rsid w:val="00D228D6"/>
    <w:rsid w:val="00D23377"/>
    <w:rsid w:val="00D24152"/>
    <w:rsid w:val="00D24C89"/>
    <w:rsid w:val="00D2519B"/>
    <w:rsid w:val="00D262BE"/>
    <w:rsid w:val="00D30AEC"/>
    <w:rsid w:val="00D31F00"/>
    <w:rsid w:val="00D33302"/>
    <w:rsid w:val="00D3469C"/>
    <w:rsid w:val="00D3475C"/>
    <w:rsid w:val="00D34A8B"/>
    <w:rsid w:val="00D34F64"/>
    <w:rsid w:val="00D35818"/>
    <w:rsid w:val="00D35A4F"/>
    <w:rsid w:val="00D35DDE"/>
    <w:rsid w:val="00D367CA"/>
    <w:rsid w:val="00D36D2E"/>
    <w:rsid w:val="00D36ED4"/>
    <w:rsid w:val="00D37277"/>
    <w:rsid w:val="00D40134"/>
    <w:rsid w:val="00D40DE9"/>
    <w:rsid w:val="00D40FCB"/>
    <w:rsid w:val="00D412C0"/>
    <w:rsid w:val="00D4235F"/>
    <w:rsid w:val="00D42A18"/>
    <w:rsid w:val="00D42B95"/>
    <w:rsid w:val="00D42DDF"/>
    <w:rsid w:val="00D4302F"/>
    <w:rsid w:val="00D43032"/>
    <w:rsid w:val="00D43123"/>
    <w:rsid w:val="00D43995"/>
    <w:rsid w:val="00D441C2"/>
    <w:rsid w:val="00D449C8"/>
    <w:rsid w:val="00D4530A"/>
    <w:rsid w:val="00D456D2"/>
    <w:rsid w:val="00D45B33"/>
    <w:rsid w:val="00D4659F"/>
    <w:rsid w:val="00D46D81"/>
    <w:rsid w:val="00D4720E"/>
    <w:rsid w:val="00D47272"/>
    <w:rsid w:val="00D47F66"/>
    <w:rsid w:val="00D51094"/>
    <w:rsid w:val="00D51109"/>
    <w:rsid w:val="00D5152A"/>
    <w:rsid w:val="00D51981"/>
    <w:rsid w:val="00D52B91"/>
    <w:rsid w:val="00D5308C"/>
    <w:rsid w:val="00D5382E"/>
    <w:rsid w:val="00D539A1"/>
    <w:rsid w:val="00D53E69"/>
    <w:rsid w:val="00D54F95"/>
    <w:rsid w:val="00D561E1"/>
    <w:rsid w:val="00D569B5"/>
    <w:rsid w:val="00D571F2"/>
    <w:rsid w:val="00D57439"/>
    <w:rsid w:val="00D57F6E"/>
    <w:rsid w:val="00D60191"/>
    <w:rsid w:val="00D60AD8"/>
    <w:rsid w:val="00D60BD0"/>
    <w:rsid w:val="00D6163E"/>
    <w:rsid w:val="00D61E25"/>
    <w:rsid w:val="00D61E69"/>
    <w:rsid w:val="00D62608"/>
    <w:rsid w:val="00D62D71"/>
    <w:rsid w:val="00D62F9F"/>
    <w:rsid w:val="00D6338A"/>
    <w:rsid w:val="00D63C69"/>
    <w:rsid w:val="00D64323"/>
    <w:rsid w:val="00D6454A"/>
    <w:rsid w:val="00D65845"/>
    <w:rsid w:val="00D66EC8"/>
    <w:rsid w:val="00D671E4"/>
    <w:rsid w:val="00D70149"/>
    <w:rsid w:val="00D70657"/>
    <w:rsid w:val="00D71665"/>
    <w:rsid w:val="00D725E0"/>
    <w:rsid w:val="00D72685"/>
    <w:rsid w:val="00D7271D"/>
    <w:rsid w:val="00D73528"/>
    <w:rsid w:val="00D737C2"/>
    <w:rsid w:val="00D746F2"/>
    <w:rsid w:val="00D749E2"/>
    <w:rsid w:val="00D7517F"/>
    <w:rsid w:val="00D75EC6"/>
    <w:rsid w:val="00D761F1"/>
    <w:rsid w:val="00D7796D"/>
    <w:rsid w:val="00D802E2"/>
    <w:rsid w:val="00D80578"/>
    <w:rsid w:val="00D8066C"/>
    <w:rsid w:val="00D80D62"/>
    <w:rsid w:val="00D81D36"/>
    <w:rsid w:val="00D82224"/>
    <w:rsid w:val="00D82601"/>
    <w:rsid w:val="00D835BF"/>
    <w:rsid w:val="00D83844"/>
    <w:rsid w:val="00D85458"/>
    <w:rsid w:val="00D854D2"/>
    <w:rsid w:val="00D868F5"/>
    <w:rsid w:val="00D904CA"/>
    <w:rsid w:val="00D90C26"/>
    <w:rsid w:val="00D90D7D"/>
    <w:rsid w:val="00D9144F"/>
    <w:rsid w:val="00D91D41"/>
    <w:rsid w:val="00D91DCC"/>
    <w:rsid w:val="00D92789"/>
    <w:rsid w:val="00D93B5E"/>
    <w:rsid w:val="00D9403B"/>
    <w:rsid w:val="00D950D9"/>
    <w:rsid w:val="00D96010"/>
    <w:rsid w:val="00D9652B"/>
    <w:rsid w:val="00D9653B"/>
    <w:rsid w:val="00D96A77"/>
    <w:rsid w:val="00D974CB"/>
    <w:rsid w:val="00D97669"/>
    <w:rsid w:val="00D97FAC"/>
    <w:rsid w:val="00DA044A"/>
    <w:rsid w:val="00DA270C"/>
    <w:rsid w:val="00DA2A8A"/>
    <w:rsid w:val="00DA2AF6"/>
    <w:rsid w:val="00DA2BB7"/>
    <w:rsid w:val="00DA3063"/>
    <w:rsid w:val="00DA36A4"/>
    <w:rsid w:val="00DA3949"/>
    <w:rsid w:val="00DA3BE8"/>
    <w:rsid w:val="00DA3C0A"/>
    <w:rsid w:val="00DA3E75"/>
    <w:rsid w:val="00DA4DE5"/>
    <w:rsid w:val="00DA4E59"/>
    <w:rsid w:val="00DA54D3"/>
    <w:rsid w:val="00DA60F9"/>
    <w:rsid w:val="00DA655A"/>
    <w:rsid w:val="00DA6B2B"/>
    <w:rsid w:val="00DA75E9"/>
    <w:rsid w:val="00DB085D"/>
    <w:rsid w:val="00DB0DD4"/>
    <w:rsid w:val="00DB1CF3"/>
    <w:rsid w:val="00DB2690"/>
    <w:rsid w:val="00DB2FB3"/>
    <w:rsid w:val="00DB3DFB"/>
    <w:rsid w:val="00DB3F73"/>
    <w:rsid w:val="00DB45D3"/>
    <w:rsid w:val="00DB48DB"/>
    <w:rsid w:val="00DB5E9E"/>
    <w:rsid w:val="00DB5FBF"/>
    <w:rsid w:val="00DB6043"/>
    <w:rsid w:val="00DB68E6"/>
    <w:rsid w:val="00DB77BE"/>
    <w:rsid w:val="00DC04E0"/>
    <w:rsid w:val="00DC0D26"/>
    <w:rsid w:val="00DC181C"/>
    <w:rsid w:val="00DC185D"/>
    <w:rsid w:val="00DC18EA"/>
    <w:rsid w:val="00DC19EC"/>
    <w:rsid w:val="00DC257A"/>
    <w:rsid w:val="00DC2609"/>
    <w:rsid w:val="00DC2F75"/>
    <w:rsid w:val="00DC3BA2"/>
    <w:rsid w:val="00DC3C1D"/>
    <w:rsid w:val="00DC44B1"/>
    <w:rsid w:val="00DC4796"/>
    <w:rsid w:val="00DC4FA2"/>
    <w:rsid w:val="00DC535C"/>
    <w:rsid w:val="00DC698F"/>
    <w:rsid w:val="00DC6FBB"/>
    <w:rsid w:val="00DC73B3"/>
    <w:rsid w:val="00DD1379"/>
    <w:rsid w:val="00DD13F0"/>
    <w:rsid w:val="00DD1908"/>
    <w:rsid w:val="00DD21A4"/>
    <w:rsid w:val="00DD23A8"/>
    <w:rsid w:val="00DD2972"/>
    <w:rsid w:val="00DD3B93"/>
    <w:rsid w:val="00DD3DCA"/>
    <w:rsid w:val="00DD4821"/>
    <w:rsid w:val="00DD51C6"/>
    <w:rsid w:val="00DD52F1"/>
    <w:rsid w:val="00DD5D6A"/>
    <w:rsid w:val="00DD5E3D"/>
    <w:rsid w:val="00DD7355"/>
    <w:rsid w:val="00DD776E"/>
    <w:rsid w:val="00DD7884"/>
    <w:rsid w:val="00DD7C98"/>
    <w:rsid w:val="00DE06EB"/>
    <w:rsid w:val="00DE206E"/>
    <w:rsid w:val="00DE20CE"/>
    <w:rsid w:val="00DE2542"/>
    <w:rsid w:val="00DE2B4F"/>
    <w:rsid w:val="00DE2CA0"/>
    <w:rsid w:val="00DE3865"/>
    <w:rsid w:val="00DE4222"/>
    <w:rsid w:val="00DE5349"/>
    <w:rsid w:val="00DE553A"/>
    <w:rsid w:val="00DE5AE7"/>
    <w:rsid w:val="00DE5C4D"/>
    <w:rsid w:val="00DE5EC2"/>
    <w:rsid w:val="00DE6555"/>
    <w:rsid w:val="00DE750A"/>
    <w:rsid w:val="00DE7937"/>
    <w:rsid w:val="00DF08B9"/>
    <w:rsid w:val="00DF095E"/>
    <w:rsid w:val="00DF0FEF"/>
    <w:rsid w:val="00DF1A4D"/>
    <w:rsid w:val="00DF2145"/>
    <w:rsid w:val="00DF2981"/>
    <w:rsid w:val="00DF31A6"/>
    <w:rsid w:val="00DF65B5"/>
    <w:rsid w:val="00DF66C7"/>
    <w:rsid w:val="00DF7BC0"/>
    <w:rsid w:val="00DF7E0D"/>
    <w:rsid w:val="00E00904"/>
    <w:rsid w:val="00E010A6"/>
    <w:rsid w:val="00E03AD3"/>
    <w:rsid w:val="00E03CB4"/>
    <w:rsid w:val="00E041F9"/>
    <w:rsid w:val="00E0430D"/>
    <w:rsid w:val="00E05002"/>
    <w:rsid w:val="00E0528B"/>
    <w:rsid w:val="00E05868"/>
    <w:rsid w:val="00E05903"/>
    <w:rsid w:val="00E05F98"/>
    <w:rsid w:val="00E067FC"/>
    <w:rsid w:val="00E0789D"/>
    <w:rsid w:val="00E078FF"/>
    <w:rsid w:val="00E07B52"/>
    <w:rsid w:val="00E07F1B"/>
    <w:rsid w:val="00E10323"/>
    <w:rsid w:val="00E10EA8"/>
    <w:rsid w:val="00E11266"/>
    <w:rsid w:val="00E1190E"/>
    <w:rsid w:val="00E11C81"/>
    <w:rsid w:val="00E1291E"/>
    <w:rsid w:val="00E12D49"/>
    <w:rsid w:val="00E13527"/>
    <w:rsid w:val="00E1436A"/>
    <w:rsid w:val="00E145C6"/>
    <w:rsid w:val="00E1505C"/>
    <w:rsid w:val="00E159A1"/>
    <w:rsid w:val="00E15A4D"/>
    <w:rsid w:val="00E15A67"/>
    <w:rsid w:val="00E16732"/>
    <w:rsid w:val="00E16F9A"/>
    <w:rsid w:val="00E17060"/>
    <w:rsid w:val="00E17193"/>
    <w:rsid w:val="00E17776"/>
    <w:rsid w:val="00E17BD9"/>
    <w:rsid w:val="00E201DA"/>
    <w:rsid w:val="00E20515"/>
    <w:rsid w:val="00E212C8"/>
    <w:rsid w:val="00E21EA3"/>
    <w:rsid w:val="00E21FD6"/>
    <w:rsid w:val="00E228A6"/>
    <w:rsid w:val="00E229E8"/>
    <w:rsid w:val="00E22CF3"/>
    <w:rsid w:val="00E22DF3"/>
    <w:rsid w:val="00E23E22"/>
    <w:rsid w:val="00E24198"/>
    <w:rsid w:val="00E246C2"/>
    <w:rsid w:val="00E25E0A"/>
    <w:rsid w:val="00E25F8D"/>
    <w:rsid w:val="00E27582"/>
    <w:rsid w:val="00E27CA1"/>
    <w:rsid w:val="00E308E9"/>
    <w:rsid w:val="00E3120D"/>
    <w:rsid w:val="00E3126B"/>
    <w:rsid w:val="00E31426"/>
    <w:rsid w:val="00E31635"/>
    <w:rsid w:val="00E32C8A"/>
    <w:rsid w:val="00E33309"/>
    <w:rsid w:val="00E33CB9"/>
    <w:rsid w:val="00E345D9"/>
    <w:rsid w:val="00E36AA2"/>
    <w:rsid w:val="00E36DE9"/>
    <w:rsid w:val="00E37001"/>
    <w:rsid w:val="00E371D5"/>
    <w:rsid w:val="00E3759D"/>
    <w:rsid w:val="00E3779E"/>
    <w:rsid w:val="00E37CFE"/>
    <w:rsid w:val="00E40119"/>
    <w:rsid w:val="00E402C4"/>
    <w:rsid w:val="00E404C2"/>
    <w:rsid w:val="00E40786"/>
    <w:rsid w:val="00E407DC"/>
    <w:rsid w:val="00E41374"/>
    <w:rsid w:val="00E41454"/>
    <w:rsid w:val="00E415E1"/>
    <w:rsid w:val="00E417AD"/>
    <w:rsid w:val="00E4181E"/>
    <w:rsid w:val="00E429AD"/>
    <w:rsid w:val="00E4307F"/>
    <w:rsid w:val="00E4388B"/>
    <w:rsid w:val="00E43AEB"/>
    <w:rsid w:val="00E4443F"/>
    <w:rsid w:val="00E44924"/>
    <w:rsid w:val="00E4520C"/>
    <w:rsid w:val="00E45347"/>
    <w:rsid w:val="00E45BBF"/>
    <w:rsid w:val="00E46681"/>
    <w:rsid w:val="00E46B24"/>
    <w:rsid w:val="00E476EA"/>
    <w:rsid w:val="00E50C81"/>
    <w:rsid w:val="00E50D7E"/>
    <w:rsid w:val="00E50EC6"/>
    <w:rsid w:val="00E5175F"/>
    <w:rsid w:val="00E5240F"/>
    <w:rsid w:val="00E52497"/>
    <w:rsid w:val="00E52534"/>
    <w:rsid w:val="00E52A54"/>
    <w:rsid w:val="00E52B73"/>
    <w:rsid w:val="00E52D43"/>
    <w:rsid w:val="00E538E3"/>
    <w:rsid w:val="00E539C8"/>
    <w:rsid w:val="00E5402B"/>
    <w:rsid w:val="00E548D7"/>
    <w:rsid w:val="00E54902"/>
    <w:rsid w:val="00E54CA7"/>
    <w:rsid w:val="00E54D19"/>
    <w:rsid w:val="00E54F9D"/>
    <w:rsid w:val="00E55515"/>
    <w:rsid w:val="00E55B5C"/>
    <w:rsid w:val="00E5647B"/>
    <w:rsid w:val="00E56EA2"/>
    <w:rsid w:val="00E571E2"/>
    <w:rsid w:val="00E573AF"/>
    <w:rsid w:val="00E60CE8"/>
    <w:rsid w:val="00E61B38"/>
    <w:rsid w:val="00E6244A"/>
    <w:rsid w:val="00E6328C"/>
    <w:rsid w:val="00E640B0"/>
    <w:rsid w:val="00E649B8"/>
    <w:rsid w:val="00E64A6C"/>
    <w:rsid w:val="00E650AC"/>
    <w:rsid w:val="00E6659F"/>
    <w:rsid w:val="00E66B5F"/>
    <w:rsid w:val="00E673FA"/>
    <w:rsid w:val="00E67BCA"/>
    <w:rsid w:val="00E71CCB"/>
    <w:rsid w:val="00E72789"/>
    <w:rsid w:val="00E72B1B"/>
    <w:rsid w:val="00E73283"/>
    <w:rsid w:val="00E73E6E"/>
    <w:rsid w:val="00E73FEB"/>
    <w:rsid w:val="00E744BB"/>
    <w:rsid w:val="00E74A00"/>
    <w:rsid w:val="00E74C22"/>
    <w:rsid w:val="00E74F00"/>
    <w:rsid w:val="00E7549B"/>
    <w:rsid w:val="00E75601"/>
    <w:rsid w:val="00E76CB2"/>
    <w:rsid w:val="00E77335"/>
    <w:rsid w:val="00E8006C"/>
    <w:rsid w:val="00E80A18"/>
    <w:rsid w:val="00E80C6A"/>
    <w:rsid w:val="00E81011"/>
    <w:rsid w:val="00E81242"/>
    <w:rsid w:val="00E814C4"/>
    <w:rsid w:val="00E82461"/>
    <w:rsid w:val="00E826B5"/>
    <w:rsid w:val="00E82F67"/>
    <w:rsid w:val="00E83170"/>
    <w:rsid w:val="00E8457B"/>
    <w:rsid w:val="00E848A9"/>
    <w:rsid w:val="00E849FA"/>
    <w:rsid w:val="00E84FF2"/>
    <w:rsid w:val="00E8515D"/>
    <w:rsid w:val="00E85251"/>
    <w:rsid w:val="00E853E9"/>
    <w:rsid w:val="00E855FE"/>
    <w:rsid w:val="00E8560E"/>
    <w:rsid w:val="00E86422"/>
    <w:rsid w:val="00E869C3"/>
    <w:rsid w:val="00E87281"/>
    <w:rsid w:val="00E90107"/>
    <w:rsid w:val="00E90712"/>
    <w:rsid w:val="00E909B6"/>
    <w:rsid w:val="00E91350"/>
    <w:rsid w:val="00E91988"/>
    <w:rsid w:val="00E92732"/>
    <w:rsid w:val="00E92A99"/>
    <w:rsid w:val="00E93120"/>
    <w:rsid w:val="00E94515"/>
    <w:rsid w:val="00E9532E"/>
    <w:rsid w:val="00E953B7"/>
    <w:rsid w:val="00E96874"/>
    <w:rsid w:val="00E96CAB"/>
    <w:rsid w:val="00E97045"/>
    <w:rsid w:val="00E977DC"/>
    <w:rsid w:val="00E97BF0"/>
    <w:rsid w:val="00E97C65"/>
    <w:rsid w:val="00EA08EE"/>
    <w:rsid w:val="00EA19E4"/>
    <w:rsid w:val="00EA1E23"/>
    <w:rsid w:val="00EA2F57"/>
    <w:rsid w:val="00EA4B2D"/>
    <w:rsid w:val="00EA4DB1"/>
    <w:rsid w:val="00EA50A9"/>
    <w:rsid w:val="00EA616B"/>
    <w:rsid w:val="00EA61C9"/>
    <w:rsid w:val="00EA63CB"/>
    <w:rsid w:val="00EA6428"/>
    <w:rsid w:val="00EA6FE1"/>
    <w:rsid w:val="00EA7AB5"/>
    <w:rsid w:val="00EA7CA3"/>
    <w:rsid w:val="00EB029C"/>
    <w:rsid w:val="00EB0B7B"/>
    <w:rsid w:val="00EB0CCF"/>
    <w:rsid w:val="00EB0E89"/>
    <w:rsid w:val="00EB1763"/>
    <w:rsid w:val="00EB1A09"/>
    <w:rsid w:val="00EB1E30"/>
    <w:rsid w:val="00EB2A42"/>
    <w:rsid w:val="00EB2D19"/>
    <w:rsid w:val="00EB2DD3"/>
    <w:rsid w:val="00EB30BF"/>
    <w:rsid w:val="00EB31F6"/>
    <w:rsid w:val="00EB3716"/>
    <w:rsid w:val="00EB46A0"/>
    <w:rsid w:val="00EB68A9"/>
    <w:rsid w:val="00EB6DFF"/>
    <w:rsid w:val="00EB774D"/>
    <w:rsid w:val="00EC0E07"/>
    <w:rsid w:val="00EC1348"/>
    <w:rsid w:val="00EC1425"/>
    <w:rsid w:val="00EC1586"/>
    <w:rsid w:val="00EC1787"/>
    <w:rsid w:val="00EC1F0C"/>
    <w:rsid w:val="00EC2035"/>
    <w:rsid w:val="00EC24F3"/>
    <w:rsid w:val="00EC315E"/>
    <w:rsid w:val="00EC3D7F"/>
    <w:rsid w:val="00EC3EC8"/>
    <w:rsid w:val="00EC3EDF"/>
    <w:rsid w:val="00EC45AF"/>
    <w:rsid w:val="00EC4767"/>
    <w:rsid w:val="00EC4C7D"/>
    <w:rsid w:val="00EC4E41"/>
    <w:rsid w:val="00EC51D9"/>
    <w:rsid w:val="00EC534C"/>
    <w:rsid w:val="00EC5ECD"/>
    <w:rsid w:val="00EC6027"/>
    <w:rsid w:val="00EC61C8"/>
    <w:rsid w:val="00EC653B"/>
    <w:rsid w:val="00EC6680"/>
    <w:rsid w:val="00EC69AA"/>
    <w:rsid w:val="00EC6E4A"/>
    <w:rsid w:val="00EC6E8F"/>
    <w:rsid w:val="00ED05EA"/>
    <w:rsid w:val="00ED088A"/>
    <w:rsid w:val="00ED161A"/>
    <w:rsid w:val="00ED1739"/>
    <w:rsid w:val="00ED196B"/>
    <w:rsid w:val="00ED2816"/>
    <w:rsid w:val="00ED2BBB"/>
    <w:rsid w:val="00ED3A05"/>
    <w:rsid w:val="00ED48F9"/>
    <w:rsid w:val="00ED4CBA"/>
    <w:rsid w:val="00ED513D"/>
    <w:rsid w:val="00ED5AB3"/>
    <w:rsid w:val="00ED5D5E"/>
    <w:rsid w:val="00ED5F3E"/>
    <w:rsid w:val="00ED62D9"/>
    <w:rsid w:val="00ED6564"/>
    <w:rsid w:val="00ED66BD"/>
    <w:rsid w:val="00ED6920"/>
    <w:rsid w:val="00ED76C7"/>
    <w:rsid w:val="00ED76F5"/>
    <w:rsid w:val="00ED77B3"/>
    <w:rsid w:val="00ED7E33"/>
    <w:rsid w:val="00EE01ED"/>
    <w:rsid w:val="00EE020F"/>
    <w:rsid w:val="00EE21BD"/>
    <w:rsid w:val="00EE2230"/>
    <w:rsid w:val="00EE2F73"/>
    <w:rsid w:val="00EE2F77"/>
    <w:rsid w:val="00EE366B"/>
    <w:rsid w:val="00EE3980"/>
    <w:rsid w:val="00EE3B6B"/>
    <w:rsid w:val="00EE4213"/>
    <w:rsid w:val="00EE4FA5"/>
    <w:rsid w:val="00EE5123"/>
    <w:rsid w:val="00EE5556"/>
    <w:rsid w:val="00EE56E1"/>
    <w:rsid w:val="00EE660C"/>
    <w:rsid w:val="00EE6E1A"/>
    <w:rsid w:val="00EF0621"/>
    <w:rsid w:val="00EF0B71"/>
    <w:rsid w:val="00EF0DBB"/>
    <w:rsid w:val="00EF0F8B"/>
    <w:rsid w:val="00EF12A9"/>
    <w:rsid w:val="00EF164A"/>
    <w:rsid w:val="00EF1C1C"/>
    <w:rsid w:val="00EF268B"/>
    <w:rsid w:val="00EF26B9"/>
    <w:rsid w:val="00EF2884"/>
    <w:rsid w:val="00EF2DD0"/>
    <w:rsid w:val="00EF345C"/>
    <w:rsid w:val="00EF371C"/>
    <w:rsid w:val="00EF4660"/>
    <w:rsid w:val="00EF4908"/>
    <w:rsid w:val="00EF4CEE"/>
    <w:rsid w:val="00EF5173"/>
    <w:rsid w:val="00EF558D"/>
    <w:rsid w:val="00EF59C8"/>
    <w:rsid w:val="00EF6924"/>
    <w:rsid w:val="00EF7042"/>
    <w:rsid w:val="00EF73EE"/>
    <w:rsid w:val="00EF77EE"/>
    <w:rsid w:val="00EF7E8C"/>
    <w:rsid w:val="00F00162"/>
    <w:rsid w:val="00F00891"/>
    <w:rsid w:val="00F00984"/>
    <w:rsid w:val="00F02B14"/>
    <w:rsid w:val="00F03118"/>
    <w:rsid w:val="00F033B4"/>
    <w:rsid w:val="00F03EBE"/>
    <w:rsid w:val="00F04B8C"/>
    <w:rsid w:val="00F05A3E"/>
    <w:rsid w:val="00F06397"/>
    <w:rsid w:val="00F0690B"/>
    <w:rsid w:val="00F072D8"/>
    <w:rsid w:val="00F10258"/>
    <w:rsid w:val="00F10BA6"/>
    <w:rsid w:val="00F1139D"/>
    <w:rsid w:val="00F11881"/>
    <w:rsid w:val="00F11CAD"/>
    <w:rsid w:val="00F11DC0"/>
    <w:rsid w:val="00F11F14"/>
    <w:rsid w:val="00F12A1F"/>
    <w:rsid w:val="00F12B65"/>
    <w:rsid w:val="00F132CF"/>
    <w:rsid w:val="00F13966"/>
    <w:rsid w:val="00F15D83"/>
    <w:rsid w:val="00F15FFA"/>
    <w:rsid w:val="00F1609A"/>
    <w:rsid w:val="00F16428"/>
    <w:rsid w:val="00F16911"/>
    <w:rsid w:val="00F1740F"/>
    <w:rsid w:val="00F17496"/>
    <w:rsid w:val="00F175B9"/>
    <w:rsid w:val="00F17E8C"/>
    <w:rsid w:val="00F20500"/>
    <w:rsid w:val="00F205F5"/>
    <w:rsid w:val="00F22F53"/>
    <w:rsid w:val="00F230AD"/>
    <w:rsid w:val="00F233E7"/>
    <w:rsid w:val="00F23ABA"/>
    <w:rsid w:val="00F23DCF"/>
    <w:rsid w:val="00F23EF9"/>
    <w:rsid w:val="00F2431C"/>
    <w:rsid w:val="00F244B5"/>
    <w:rsid w:val="00F253BE"/>
    <w:rsid w:val="00F253F8"/>
    <w:rsid w:val="00F25F03"/>
    <w:rsid w:val="00F26177"/>
    <w:rsid w:val="00F265CD"/>
    <w:rsid w:val="00F26B6A"/>
    <w:rsid w:val="00F27B8D"/>
    <w:rsid w:val="00F30156"/>
    <w:rsid w:val="00F30C4D"/>
    <w:rsid w:val="00F30DFE"/>
    <w:rsid w:val="00F320A1"/>
    <w:rsid w:val="00F333AE"/>
    <w:rsid w:val="00F33C90"/>
    <w:rsid w:val="00F33F3C"/>
    <w:rsid w:val="00F350E4"/>
    <w:rsid w:val="00F3525F"/>
    <w:rsid w:val="00F35693"/>
    <w:rsid w:val="00F35C67"/>
    <w:rsid w:val="00F360AF"/>
    <w:rsid w:val="00F36B02"/>
    <w:rsid w:val="00F36C0C"/>
    <w:rsid w:val="00F36D4D"/>
    <w:rsid w:val="00F40846"/>
    <w:rsid w:val="00F4157D"/>
    <w:rsid w:val="00F41AC4"/>
    <w:rsid w:val="00F42A98"/>
    <w:rsid w:val="00F42B74"/>
    <w:rsid w:val="00F4437F"/>
    <w:rsid w:val="00F444F9"/>
    <w:rsid w:val="00F445D3"/>
    <w:rsid w:val="00F44AA4"/>
    <w:rsid w:val="00F44C4E"/>
    <w:rsid w:val="00F45249"/>
    <w:rsid w:val="00F454D3"/>
    <w:rsid w:val="00F45619"/>
    <w:rsid w:val="00F45BA2"/>
    <w:rsid w:val="00F45D7B"/>
    <w:rsid w:val="00F45FE7"/>
    <w:rsid w:val="00F460B0"/>
    <w:rsid w:val="00F47255"/>
    <w:rsid w:val="00F47330"/>
    <w:rsid w:val="00F473A8"/>
    <w:rsid w:val="00F475F3"/>
    <w:rsid w:val="00F47B01"/>
    <w:rsid w:val="00F47F2A"/>
    <w:rsid w:val="00F502E9"/>
    <w:rsid w:val="00F50316"/>
    <w:rsid w:val="00F50482"/>
    <w:rsid w:val="00F50554"/>
    <w:rsid w:val="00F50725"/>
    <w:rsid w:val="00F510D1"/>
    <w:rsid w:val="00F51AE7"/>
    <w:rsid w:val="00F51D0E"/>
    <w:rsid w:val="00F51D65"/>
    <w:rsid w:val="00F51FEE"/>
    <w:rsid w:val="00F53AEB"/>
    <w:rsid w:val="00F54505"/>
    <w:rsid w:val="00F56B44"/>
    <w:rsid w:val="00F56E45"/>
    <w:rsid w:val="00F575B3"/>
    <w:rsid w:val="00F57619"/>
    <w:rsid w:val="00F6196A"/>
    <w:rsid w:val="00F61A34"/>
    <w:rsid w:val="00F61A48"/>
    <w:rsid w:val="00F634A7"/>
    <w:rsid w:val="00F641BA"/>
    <w:rsid w:val="00F64204"/>
    <w:rsid w:val="00F64A32"/>
    <w:rsid w:val="00F64F78"/>
    <w:rsid w:val="00F6527E"/>
    <w:rsid w:val="00F661C2"/>
    <w:rsid w:val="00F663F4"/>
    <w:rsid w:val="00F66C5B"/>
    <w:rsid w:val="00F66FA9"/>
    <w:rsid w:val="00F67661"/>
    <w:rsid w:val="00F677ED"/>
    <w:rsid w:val="00F70CFB"/>
    <w:rsid w:val="00F70D57"/>
    <w:rsid w:val="00F7164D"/>
    <w:rsid w:val="00F7246A"/>
    <w:rsid w:val="00F72B5D"/>
    <w:rsid w:val="00F72C2B"/>
    <w:rsid w:val="00F72D0C"/>
    <w:rsid w:val="00F74C7D"/>
    <w:rsid w:val="00F75599"/>
    <w:rsid w:val="00F7645E"/>
    <w:rsid w:val="00F77F45"/>
    <w:rsid w:val="00F801B0"/>
    <w:rsid w:val="00F80AED"/>
    <w:rsid w:val="00F80BDC"/>
    <w:rsid w:val="00F80CA8"/>
    <w:rsid w:val="00F80D95"/>
    <w:rsid w:val="00F81A48"/>
    <w:rsid w:val="00F821D1"/>
    <w:rsid w:val="00F82AB3"/>
    <w:rsid w:val="00F83731"/>
    <w:rsid w:val="00F838EC"/>
    <w:rsid w:val="00F84303"/>
    <w:rsid w:val="00F8597B"/>
    <w:rsid w:val="00F863EB"/>
    <w:rsid w:val="00F869A1"/>
    <w:rsid w:val="00F86D0B"/>
    <w:rsid w:val="00F86EAA"/>
    <w:rsid w:val="00F87FB1"/>
    <w:rsid w:val="00F90CC8"/>
    <w:rsid w:val="00F932B9"/>
    <w:rsid w:val="00F93839"/>
    <w:rsid w:val="00F93962"/>
    <w:rsid w:val="00F9442E"/>
    <w:rsid w:val="00F9456B"/>
    <w:rsid w:val="00F94BB7"/>
    <w:rsid w:val="00F952D0"/>
    <w:rsid w:val="00F95398"/>
    <w:rsid w:val="00F953EF"/>
    <w:rsid w:val="00F9555B"/>
    <w:rsid w:val="00F95568"/>
    <w:rsid w:val="00F958B7"/>
    <w:rsid w:val="00F96480"/>
    <w:rsid w:val="00F96C1A"/>
    <w:rsid w:val="00F97314"/>
    <w:rsid w:val="00F978C6"/>
    <w:rsid w:val="00FA18C0"/>
    <w:rsid w:val="00FA18DF"/>
    <w:rsid w:val="00FA1AE7"/>
    <w:rsid w:val="00FA354E"/>
    <w:rsid w:val="00FA3ECE"/>
    <w:rsid w:val="00FA4DA0"/>
    <w:rsid w:val="00FA5188"/>
    <w:rsid w:val="00FA593D"/>
    <w:rsid w:val="00FA6B3E"/>
    <w:rsid w:val="00FA71B0"/>
    <w:rsid w:val="00FB12B8"/>
    <w:rsid w:val="00FB27FB"/>
    <w:rsid w:val="00FB3E93"/>
    <w:rsid w:val="00FB4003"/>
    <w:rsid w:val="00FB433E"/>
    <w:rsid w:val="00FB46CA"/>
    <w:rsid w:val="00FB559B"/>
    <w:rsid w:val="00FB599F"/>
    <w:rsid w:val="00FB5C1D"/>
    <w:rsid w:val="00FB6241"/>
    <w:rsid w:val="00FB68F3"/>
    <w:rsid w:val="00FB6B1A"/>
    <w:rsid w:val="00FB742B"/>
    <w:rsid w:val="00FC03FC"/>
    <w:rsid w:val="00FC129D"/>
    <w:rsid w:val="00FC1AC0"/>
    <w:rsid w:val="00FC1DBE"/>
    <w:rsid w:val="00FC1EF2"/>
    <w:rsid w:val="00FC2606"/>
    <w:rsid w:val="00FC2E53"/>
    <w:rsid w:val="00FC31E3"/>
    <w:rsid w:val="00FC32AC"/>
    <w:rsid w:val="00FC4346"/>
    <w:rsid w:val="00FC45F1"/>
    <w:rsid w:val="00FC5EBF"/>
    <w:rsid w:val="00FC6B76"/>
    <w:rsid w:val="00FC70AE"/>
    <w:rsid w:val="00FD0107"/>
    <w:rsid w:val="00FD0553"/>
    <w:rsid w:val="00FD0A09"/>
    <w:rsid w:val="00FD0A6E"/>
    <w:rsid w:val="00FD0EBD"/>
    <w:rsid w:val="00FD1F51"/>
    <w:rsid w:val="00FD304C"/>
    <w:rsid w:val="00FD487E"/>
    <w:rsid w:val="00FD4C6D"/>
    <w:rsid w:val="00FD5BE3"/>
    <w:rsid w:val="00FD6EE6"/>
    <w:rsid w:val="00FD70A0"/>
    <w:rsid w:val="00FD744B"/>
    <w:rsid w:val="00FD7EE0"/>
    <w:rsid w:val="00FE07C5"/>
    <w:rsid w:val="00FE0F0D"/>
    <w:rsid w:val="00FE136B"/>
    <w:rsid w:val="00FE1788"/>
    <w:rsid w:val="00FE2839"/>
    <w:rsid w:val="00FE3C61"/>
    <w:rsid w:val="00FE3CA0"/>
    <w:rsid w:val="00FE3E55"/>
    <w:rsid w:val="00FE4F51"/>
    <w:rsid w:val="00FE5216"/>
    <w:rsid w:val="00FE56DA"/>
    <w:rsid w:val="00FE610F"/>
    <w:rsid w:val="00FE6318"/>
    <w:rsid w:val="00FE676B"/>
    <w:rsid w:val="00FE6934"/>
    <w:rsid w:val="00FE6AA6"/>
    <w:rsid w:val="00FE71BE"/>
    <w:rsid w:val="00FE7BEB"/>
    <w:rsid w:val="00FF09EE"/>
    <w:rsid w:val="00FF11B3"/>
    <w:rsid w:val="00FF1B14"/>
    <w:rsid w:val="00FF26C6"/>
    <w:rsid w:val="00FF2F75"/>
    <w:rsid w:val="00FF36B0"/>
    <w:rsid w:val="00FF37AF"/>
    <w:rsid w:val="00FF3E14"/>
    <w:rsid w:val="00FF406D"/>
    <w:rsid w:val="00FF42B1"/>
    <w:rsid w:val="00FF4957"/>
    <w:rsid w:val="00FF4FB5"/>
    <w:rsid w:val="00FF5762"/>
    <w:rsid w:val="00FF67E6"/>
    <w:rsid w:val="00FF6EDF"/>
    <w:rsid w:val="00FF6FE4"/>
    <w:rsid w:val="00FF7933"/>
    <w:rsid w:val="00FF7D58"/>
    <w:rsid w:val="00FF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209971"/>
  <w15:docId w15:val="{447DCA20-5896-4A68-B953-B6207903D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en-GB" w:eastAsia="en-GB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C09"/>
    <w:pPr>
      <w:spacing w:line="340" w:lineRule="atLeast"/>
      <w:jc w:val="both"/>
    </w:pPr>
    <w:rPr>
      <w:rFonts w:ascii="Times New Roman" w:eastAsia="Times New Roman" w:hAnsi="Times New Roman"/>
      <w:color w:val="000000"/>
      <w:sz w:val="24"/>
      <w:lang w:val="en-US" w:eastAsia="de-DE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DPI11articletype">
    <w:name w:val="MDPI_1.1_article_type"/>
    <w:basedOn w:val="MDPI31text"/>
    <w:next w:val="MDPI12title"/>
    <w:qFormat/>
    <w:rsid w:val="003A4C09"/>
    <w:pPr>
      <w:spacing w:before="240" w:line="240" w:lineRule="auto"/>
      <w:ind w:firstLine="0"/>
      <w:jc w:val="left"/>
    </w:pPr>
    <w:rPr>
      <w:i/>
    </w:rPr>
  </w:style>
  <w:style w:type="paragraph" w:customStyle="1" w:styleId="MDPI12title">
    <w:name w:val="MDPI_1.2_title"/>
    <w:next w:val="MDPI13authornames"/>
    <w:qFormat/>
    <w:rsid w:val="003A4C09"/>
    <w:pPr>
      <w:adjustRightInd w:val="0"/>
      <w:snapToGrid w:val="0"/>
      <w:spacing w:after="240" w:line="400" w:lineRule="exact"/>
    </w:pPr>
    <w:rPr>
      <w:rFonts w:ascii="Palatino Linotype" w:eastAsia="Times New Roman" w:hAnsi="Palatino Linotype"/>
      <w:b/>
      <w:snapToGrid w:val="0"/>
      <w:color w:val="000000"/>
      <w:sz w:val="36"/>
      <w:lang w:val="en-US" w:eastAsia="de-DE" w:bidi="en-US"/>
    </w:rPr>
  </w:style>
  <w:style w:type="paragraph" w:customStyle="1" w:styleId="MDPI13authornames">
    <w:name w:val="MDPI_1.3_authornames"/>
    <w:basedOn w:val="MDPI31text"/>
    <w:next w:val="MDPI14history"/>
    <w:qFormat/>
    <w:rsid w:val="003A4C09"/>
    <w:pPr>
      <w:spacing w:after="120"/>
      <w:ind w:firstLine="0"/>
      <w:jc w:val="left"/>
    </w:pPr>
    <w:rPr>
      <w:b/>
      <w:snapToGrid/>
    </w:rPr>
  </w:style>
  <w:style w:type="paragraph" w:customStyle="1" w:styleId="MDPI14history">
    <w:name w:val="MDPI_1.4_history"/>
    <w:basedOn w:val="MDPI62Acknowledgments"/>
    <w:next w:val="Normal"/>
    <w:qFormat/>
    <w:rsid w:val="003A4C09"/>
    <w:pPr>
      <w:ind w:left="113"/>
      <w:jc w:val="left"/>
    </w:pPr>
    <w:rPr>
      <w:snapToGrid/>
    </w:rPr>
  </w:style>
  <w:style w:type="paragraph" w:customStyle="1" w:styleId="MDPI16affiliation">
    <w:name w:val="MDPI_1.6_affiliation"/>
    <w:basedOn w:val="MDPI62Acknowledgments"/>
    <w:qFormat/>
    <w:rsid w:val="003A4C09"/>
    <w:pPr>
      <w:spacing w:before="0"/>
      <w:ind w:left="311" w:hanging="198"/>
      <w:jc w:val="left"/>
    </w:pPr>
    <w:rPr>
      <w:snapToGrid/>
      <w:szCs w:val="18"/>
    </w:rPr>
  </w:style>
  <w:style w:type="paragraph" w:customStyle="1" w:styleId="MDPI17abstract">
    <w:name w:val="MDPI_1.7_abstract"/>
    <w:basedOn w:val="MDPI31text"/>
    <w:next w:val="MDPI18keywords"/>
    <w:qFormat/>
    <w:rsid w:val="003A4C09"/>
    <w:pPr>
      <w:spacing w:before="240"/>
      <w:ind w:left="113" w:firstLine="0"/>
    </w:pPr>
    <w:rPr>
      <w:snapToGrid/>
    </w:rPr>
  </w:style>
  <w:style w:type="paragraph" w:customStyle="1" w:styleId="MDPI18keywords">
    <w:name w:val="MDPI_1.8_keywords"/>
    <w:basedOn w:val="MDPI31text"/>
    <w:next w:val="Normal"/>
    <w:qFormat/>
    <w:rsid w:val="003A4C09"/>
    <w:pPr>
      <w:spacing w:before="240"/>
      <w:ind w:left="113" w:firstLine="0"/>
    </w:pPr>
  </w:style>
  <w:style w:type="paragraph" w:customStyle="1" w:styleId="MDPI19line">
    <w:name w:val="MDPI_1.9_line"/>
    <w:basedOn w:val="MDPI31text"/>
    <w:qFormat/>
    <w:rsid w:val="003A4C09"/>
    <w:pPr>
      <w:pBdr>
        <w:bottom w:val="single" w:sz="6" w:space="1" w:color="auto"/>
      </w:pBdr>
      <w:ind w:firstLine="0"/>
    </w:pPr>
    <w:rPr>
      <w:snapToGrid/>
      <w:szCs w:val="24"/>
    </w:rPr>
  </w:style>
  <w:style w:type="table" w:customStyle="1" w:styleId="Mdeck5tablebodythreelines">
    <w:name w:val="M_deck_5_table_body_three_lines"/>
    <w:basedOn w:val="TableNormal"/>
    <w:uiPriority w:val="99"/>
    <w:rsid w:val="003A4C09"/>
    <w:pPr>
      <w:adjustRightInd w:val="0"/>
      <w:snapToGrid w:val="0"/>
      <w:spacing w:line="300" w:lineRule="exact"/>
      <w:jc w:val="center"/>
    </w:pPr>
    <w:rPr>
      <w:rFonts w:ascii="Times New Roman" w:hAnsi="Times New Roman"/>
      <w:lang w:val="de-DE" w:eastAsia="de-DE"/>
    </w:rPr>
    <w:tblPr>
      <w:jc w:val="center"/>
      <w:tblBorders>
        <w:bottom w:val="single" w:sz="8" w:space="0" w:color="auto"/>
      </w:tblBorders>
    </w:tblPr>
    <w:trPr>
      <w:jc w:val="center"/>
    </w:trPr>
    <w:tcPr>
      <w:vAlign w:val="center"/>
    </w:tcPr>
    <w:tblStylePr w:type="firstRow">
      <w:pPr>
        <w:wordWrap/>
        <w:adjustRightInd w:val="0"/>
        <w:snapToGrid w:val="0"/>
        <w:spacing w:beforeLines="0" w:beforeAutospacing="0" w:afterLines="0" w:afterAutospacing="0" w:line="300" w:lineRule="exact"/>
        <w:ind w:leftChars="0" w:left="0" w:rightChars="0" w:right="0" w:firstLineChars="0" w:firstLine="0"/>
        <w:contextualSpacing w:val="0"/>
        <w:mirrorIndents w:val="0"/>
        <w:jc w:val="center"/>
        <w:outlineLvl w:val="9"/>
      </w:pPr>
      <w:rPr>
        <w:rFonts w:ascii="Times New Roman" w:eastAsia="Times New Roman" w:hAnsi="Times New Roman"/>
        <w:b w:val="0"/>
        <w:i w:val="0"/>
        <w:snapToGrid w:val="0"/>
        <w:sz w:val="22"/>
      </w:rPr>
      <w:tblPr/>
      <w:tcPr>
        <w:tcBorders>
          <w:top w:val="single" w:sz="8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rsid w:val="003A4C09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rsid w:val="003A4C09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FooterChar">
    <w:name w:val="Footer Char"/>
    <w:link w:val="Footer"/>
    <w:uiPriority w:val="99"/>
    <w:rsid w:val="003A4C09"/>
    <w:rPr>
      <w:rFonts w:ascii="Times New Roman" w:eastAsia="Times New Roman" w:hAnsi="Times New Roman" w:cs="Times New Roman"/>
      <w:color w:val="000000"/>
      <w:kern w:val="0"/>
      <w:sz w:val="18"/>
      <w:szCs w:val="18"/>
      <w:lang w:eastAsia="de-DE"/>
    </w:rPr>
  </w:style>
  <w:style w:type="paragraph" w:styleId="Header">
    <w:name w:val="header"/>
    <w:basedOn w:val="Normal"/>
    <w:link w:val="HeaderChar"/>
    <w:uiPriority w:val="99"/>
    <w:rsid w:val="003A4C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HeaderChar">
    <w:name w:val="Header Char"/>
    <w:link w:val="Header"/>
    <w:uiPriority w:val="99"/>
    <w:rsid w:val="003A4C09"/>
    <w:rPr>
      <w:rFonts w:ascii="Times New Roman" w:eastAsia="Times New Roman" w:hAnsi="Times New Roman" w:cs="Times New Roman"/>
      <w:color w:val="000000"/>
      <w:kern w:val="0"/>
      <w:sz w:val="18"/>
      <w:szCs w:val="18"/>
      <w:lang w:eastAsia="de-DE"/>
    </w:rPr>
  </w:style>
  <w:style w:type="paragraph" w:customStyle="1" w:styleId="MDPIheaderjournallogo">
    <w:name w:val="MDPI_header_journal_logo"/>
    <w:qFormat/>
    <w:rsid w:val="003A4C09"/>
    <w:pPr>
      <w:adjustRightInd w:val="0"/>
      <w:snapToGrid w:val="0"/>
    </w:pPr>
    <w:rPr>
      <w:rFonts w:ascii="Palatino Linotype" w:eastAsia="Times New Roman" w:hAnsi="Palatino Linotype"/>
      <w:i/>
      <w:color w:val="000000"/>
      <w:sz w:val="24"/>
      <w:szCs w:val="22"/>
      <w:lang w:val="en-US" w:eastAsia="de-CH" w:bidi="ar-SA"/>
    </w:rPr>
  </w:style>
  <w:style w:type="paragraph" w:customStyle="1" w:styleId="MDPI32textnoindent">
    <w:name w:val="MDPI_3.2_text_no_indent"/>
    <w:basedOn w:val="MDPI31text"/>
    <w:qFormat/>
    <w:rsid w:val="003A4C09"/>
    <w:pPr>
      <w:ind w:firstLine="0"/>
    </w:pPr>
  </w:style>
  <w:style w:type="paragraph" w:customStyle="1" w:styleId="MDPI33textspaceafter">
    <w:name w:val="MDPI_3.3_text_space_after"/>
    <w:basedOn w:val="MDPI31text"/>
    <w:qFormat/>
    <w:rsid w:val="003A4C09"/>
    <w:pPr>
      <w:spacing w:after="240"/>
    </w:pPr>
  </w:style>
  <w:style w:type="paragraph" w:customStyle="1" w:styleId="MDPI35textbeforelist">
    <w:name w:val="MDPI_3.5_text_before_list"/>
    <w:basedOn w:val="MDPI31text"/>
    <w:qFormat/>
    <w:rsid w:val="003A4C09"/>
    <w:pPr>
      <w:spacing w:after="120"/>
    </w:pPr>
  </w:style>
  <w:style w:type="paragraph" w:customStyle="1" w:styleId="MDPI36textafterlist">
    <w:name w:val="MDPI_3.6_text_after_list"/>
    <w:basedOn w:val="MDPI31text"/>
    <w:qFormat/>
    <w:rsid w:val="003A4C09"/>
    <w:pPr>
      <w:spacing w:before="120"/>
    </w:pPr>
  </w:style>
  <w:style w:type="paragraph" w:customStyle="1" w:styleId="MDPI37itemize">
    <w:name w:val="MDPI_3.7_itemize"/>
    <w:basedOn w:val="MDPI31text"/>
    <w:qFormat/>
    <w:rsid w:val="003A4C09"/>
    <w:pPr>
      <w:numPr>
        <w:numId w:val="1"/>
      </w:numPr>
      <w:ind w:left="425" w:hanging="425"/>
    </w:pPr>
  </w:style>
  <w:style w:type="paragraph" w:customStyle="1" w:styleId="MDPI38bullet">
    <w:name w:val="MDPI_3.8_bullet"/>
    <w:basedOn w:val="MDPI31text"/>
    <w:qFormat/>
    <w:rsid w:val="003A4C09"/>
    <w:pPr>
      <w:numPr>
        <w:numId w:val="2"/>
      </w:numPr>
      <w:ind w:left="425" w:hanging="425"/>
    </w:pPr>
  </w:style>
  <w:style w:type="paragraph" w:customStyle="1" w:styleId="MDPI39equation">
    <w:name w:val="MDPI_3.9_equation"/>
    <w:basedOn w:val="MDPI31text"/>
    <w:qFormat/>
    <w:rsid w:val="003A4C09"/>
    <w:pPr>
      <w:spacing w:before="120" w:after="120"/>
      <w:ind w:left="709" w:firstLine="0"/>
      <w:jc w:val="center"/>
    </w:pPr>
  </w:style>
  <w:style w:type="paragraph" w:customStyle="1" w:styleId="MDPI3aequationnumber">
    <w:name w:val="MDPI_3.a_equation_number"/>
    <w:basedOn w:val="MDPI31text"/>
    <w:qFormat/>
    <w:rsid w:val="003A4C09"/>
    <w:pPr>
      <w:spacing w:before="120" w:after="120" w:line="240" w:lineRule="auto"/>
      <w:ind w:firstLine="0"/>
      <w:jc w:val="right"/>
    </w:pPr>
  </w:style>
  <w:style w:type="paragraph" w:customStyle="1" w:styleId="MDPI62Acknowledgments">
    <w:name w:val="MDPI_6.2_Acknowledgments"/>
    <w:qFormat/>
    <w:rsid w:val="003A4C09"/>
    <w:pPr>
      <w:adjustRightInd w:val="0"/>
      <w:snapToGrid w:val="0"/>
      <w:spacing w:before="120" w:line="200" w:lineRule="atLeast"/>
      <w:jc w:val="both"/>
    </w:pPr>
    <w:rPr>
      <w:rFonts w:ascii="Palatino Linotype" w:eastAsia="Times New Roman" w:hAnsi="Palatino Linotype"/>
      <w:snapToGrid w:val="0"/>
      <w:color w:val="000000"/>
      <w:sz w:val="18"/>
      <w:lang w:val="en-US" w:eastAsia="de-DE" w:bidi="en-US"/>
    </w:rPr>
  </w:style>
  <w:style w:type="paragraph" w:customStyle="1" w:styleId="MDPI41tablecaption">
    <w:name w:val="MDPI_4.1_table_caption"/>
    <w:basedOn w:val="MDPI62Acknowledgments"/>
    <w:qFormat/>
    <w:rsid w:val="003A4C09"/>
    <w:pPr>
      <w:spacing w:before="240" w:after="120" w:line="260" w:lineRule="atLeast"/>
      <w:ind w:left="425" w:right="425"/>
    </w:pPr>
    <w:rPr>
      <w:snapToGrid/>
      <w:szCs w:val="22"/>
    </w:rPr>
  </w:style>
  <w:style w:type="paragraph" w:customStyle="1" w:styleId="MDPI42tablebody">
    <w:name w:val="MDPI_4.2_table_body"/>
    <w:qFormat/>
    <w:rsid w:val="007A2A63"/>
    <w:pPr>
      <w:adjustRightInd w:val="0"/>
      <w:snapToGrid w:val="0"/>
      <w:spacing w:line="260" w:lineRule="atLeast"/>
      <w:jc w:val="center"/>
    </w:pPr>
    <w:rPr>
      <w:rFonts w:ascii="Palatino Linotype" w:eastAsia="Times New Roman" w:hAnsi="Palatino Linotype"/>
      <w:snapToGrid w:val="0"/>
      <w:color w:val="000000"/>
      <w:lang w:val="en-US" w:eastAsia="de-DE" w:bidi="en-US"/>
    </w:rPr>
  </w:style>
  <w:style w:type="paragraph" w:customStyle="1" w:styleId="MDPI43tablefooter">
    <w:name w:val="MDPI_4.3_table_footer"/>
    <w:basedOn w:val="MDPI41tablecaption"/>
    <w:next w:val="MDPI31text"/>
    <w:qFormat/>
    <w:rsid w:val="003A4C09"/>
    <w:pPr>
      <w:spacing w:before="0"/>
      <w:ind w:left="0" w:right="0"/>
    </w:pPr>
  </w:style>
  <w:style w:type="paragraph" w:customStyle="1" w:styleId="MDPI51figurecaption">
    <w:name w:val="MDPI_5.1_figure_caption"/>
    <w:basedOn w:val="MDPI62Acknowledgments"/>
    <w:qFormat/>
    <w:rsid w:val="003A4C09"/>
    <w:pPr>
      <w:spacing w:after="240" w:line="260" w:lineRule="atLeast"/>
      <w:ind w:left="425" w:right="425"/>
    </w:pPr>
    <w:rPr>
      <w:snapToGrid/>
    </w:rPr>
  </w:style>
  <w:style w:type="paragraph" w:customStyle="1" w:styleId="MDPI52figure">
    <w:name w:val="MDPI_5.2_figure"/>
    <w:qFormat/>
    <w:rsid w:val="003A4C09"/>
    <w:pPr>
      <w:jc w:val="center"/>
    </w:pPr>
    <w:rPr>
      <w:rFonts w:ascii="Palatino Linotype" w:eastAsia="Times New Roman" w:hAnsi="Palatino Linotype"/>
      <w:snapToGrid w:val="0"/>
      <w:color w:val="000000"/>
      <w:sz w:val="24"/>
      <w:lang w:val="en-US" w:eastAsia="de-DE" w:bidi="en-US"/>
    </w:rPr>
  </w:style>
  <w:style w:type="paragraph" w:customStyle="1" w:styleId="MDPI61Supplementary">
    <w:name w:val="MDPI_6.1_Supplementary"/>
    <w:basedOn w:val="MDPI62Acknowledgments"/>
    <w:qFormat/>
    <w:rsid w:val="003A4C09"/>
    <w:pPr>
      <w:spacing w:before="240"/>
    </w:pPr>
    <w:rPr>
      <w:lang w:eastAsia="en-US"/>
    </w:rPr>
  </w:style>
  <w:style w:type="paragraph" w:customStyle="1" w:styleId="MDPI63AuthorContributions">
    <w:name w:val="MDPI_6.3_AuthorContributions"/>
    <w:basedOn w:val="MDPI62Acknowledgments"/>
    <w:qFormat/>
    <w:rsid w:val="003A4C09"/>
    <w:rPr>
      <w:rFonts w:eastAsia="SimSun"/>
      <w:color w:val="auto"/>
      <w:lang w:eastAsia="en-US"/>
    </w:rPr>
  </w:style>
  <w:style w:type="paragraph" w:customStyle="1" w:styleId="MDPI64CoI">
    <w:name w:val="MDPI_6.4_CoI"/>
    <w:basedOn w:val="MDPI62Acknowledgments"/>
    <w:qFormat/>
    <w:rsid w:val="003A4C09"/>
  </w:style>
  <w:style w:type="paragraph" w:customStyle="1" w:styleId="MDPI31text">
    <w:name w:val="MDPI_3.1_text"/>
    <w:link w:val="MDPI31textChar"/>
    <w:qFormat/>
    <w:rsid w:val="003A4C09"/>
    <w:pPr>
      <w:adjustRightInd w:val="0"/>
      <w:snapToGrid w:val="0"/>
      <w:spacing w:line="260" w:lineRule="atLeast"/>
      <w:ind w:firstLine="425"/>
      <w:jc w:val="both"/>
    </w:pPr>
    <w:rPr>
      <w:rFonts w:ascii="Palatino Linotype" w:eastAsia="Times New Roman" w:hAnsi="Palatino Linotype"/>
      <w:snapToGrid w:val="0"/>
      <w:color w:val="000000"/>
      <w:szCs w:val="22"/>
      <w:lang w:val="en-US" w:eastAsia="de-DE" w:bidi="en-US"/>
    </w:rPr>
  </w:style>
  <w:style w:type="paragraph" w:customStyle="1" w:styleId="MDPI23heading3">
    <w:name w:val="MDPI_2.3_heading3"/>
    <w:basedOn w:val="MDPI31text"/>
    <w:qFormat/>
    <w:rsid w:val="003A4C09"/>
    <w:pPr>
      <w:spacing w:before="240" w:after="120"/>
      <w:ind w:firstLine="0"/>
      <w:jc w:val="left"/>
      <w:outlineLvl w:val="2"/>
    </w:pPr>
  </w:style>
  <w:style w:type="paragraph" w:customStyle="1" w:styleId="MDPI21heading1">
    <w:name w:val="MDPI_2.1_heading1"/>
    <w:basedOn w:val="MDPI23heading3"/>
    <w:qFormat/>
    <w:rsid w:val="003A4C09"/>
    <w:pPr>
      <w:outlineLvl w:val="0"/>
    </w:pPr>
    <w:rPr>
      <w:b/>
    </w:rPr>
  </w:style>
  <w:style w:type="paragraph" w:customStyle="1" w:styleId="MDPI22heading2">
    <w:name w:val="MDPI_2.2_heading2"/>
    <w:basedOn w:val="Normal"/>
    <w:qFormat/>
    <w:rsid w:val="003A4C09"/>
    <w:pPr>
      <w:kinsoku w:val="0"/>
      <w:overflowPunct w:val="0"/>
      <w:autoSpaceDE w:val="0"/>
      <w:autoSpaceDN w:val="0"/>
      <w:adjustRightInd w:val="0"/>
      <w:snapToGrid w:val="0"/>
      <w:spacing w:before="240" w:after="120" w:line="260" w:lineRule="atLeast"/>
      <w:jc w:val="left"/>
      <w:outlineLvl w:val="1"/>
    </w:pPr>
    <w:rPr>
      <w:rFonts w:ascii="Palatino Linotype" w:hAnsi="Palatino Linotype"/>
      <w:i/>
      <w:noProof/>
      <w:snapToGrid w:val="0"/>
      <w:sz w:val="20"/>
      <w:szCs w:val="22"/>
      <w:lang w:bidi="en-US"/>
    </w:rPr>
  </w:style>
  <w:style w:type="paragraph" w:customStyle="1" w:styleId="MDPI71References">
    <w:name w:val="MDPI_7.1_References"/>
    <w:basedOn w:val="MDPI62Acknowledgments"/>
    <w:qFormat/>
    <w:rsid w:val="003A4C09"/>
    <w:pPr>
      <w:numPr>
        <w:numId w:val="3"/>
      </w:numPr>
      <w:spacing w:before="0" w:line="260" w:lineRule="atLeas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4C09"/>
    <w:pPr>
      <w:spacing w:line="240" w:lineRule="auto"/>
    </w:pPr>
    <w:rPr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3A4C09"/>
    <w:rPr>
      <w:rFonts w:ascii="Times New Roman" w:eastAsia="Times New Roman" w:hAnsi="Times New Roman" w:cs="Times New Roman"/>
      <w:color w:val="000000"/>
      <w:kern w:val="0"/>
      <w:sz w:val="18"/>
      <w:szCs w:val="18"/>
      <w:lang w:eastAsia="de-DE"/>
    </w:rPr>
  </w:style>
  <w:style w:type="character" w:styleId="LineNumber">
    <w:name w:val="line number"/>
    <w:basedOn w:val="DefaultParagraphFont"/>
    <w:uiPriority w:val="99"/>
    <w:semiHidden/>
    <w:unhideWhenUsed/>
    <w:rsid w:val="003A4C09"/>
  </w:style>
  <w:style w:type="table" w:customStyle="1" w:styleId="MDPI41threelinetable">
    <w:name w:val="MDPI_4.1_three_line_table"/>
    <w:basedOn w:val="TableNormal"/>
    <w:uiPriority w:val="99"/>
    <w:rsid w:val="007A2A63"/>
    <w:pPr>
      <w:adjustRightInd w:val="0"/>
      <w:snapToGrid w:val="0"/>
      <w:jc w:val="center"/>
    </w:pPr>
    <w:rPr>
      <w:rFonts w:ascii="Palatino Linotype" w:hAnsi="Palatino Linotype"/>
      <w:color w:val="000000"/>
    </w:rPr>
    <w:tblPr>
      <w:jc w:val="center"/>
      <w:tblBorders>
        <w:top w:val="single" w:sz="8" w:space="0" w:color="auto"/>
        <w:bottom w:val="single" w:sz="8" w:space="0" w:color="auto"/>
      </w:tblBorders>
    </w:tblPr>
    <w:trPr>
      <w:jc w:val="center"/>
    </w:trPr>
    <w:tcPr>
      <w:vAlign w:val="center"/>
    </w:tcPr>
    <w:tblStylePr w:type="firstRow">
      <w:rPr>
        <w:rFonts w:ascii="Calibri Light" w:hAnsi="Calibri Light"/>
        <w:b/>
        <w:i w:val="0"/>
        <w:sz w:val="20"/>
      </w:rPr>
      <w:tblPr/>
      <w:tcPr>
        <w:tcBorders>
          <w:bottom w:val="single" w:sz="4" w:space="0" w:color="auto"/>
        </w:tcBorders>
      </w:tcPr>
    </w:tblStylePr>
  </w:style>
  <w:style w:type="character" w:styleId="Hyperlink">
    <w:name w:val="Hyperlink"/>
    <w:uiPriority w:val="99"/>
    <w:unhideWhenUsed/>
    <w:rsid w:val="00DC698F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F47F2A"/>
    <w:rPr>
      <w:color w:val="605E5C"/>
      <w:shd w:val="clear" w:color="auto" w:fill="E1DFDD"/>
    </w:rPr>
  </w:style>
  <w:style w:type="table" w:customStyle="1" w:styleId="PlainTable41">
    <w:name w:val="Plain Table 41"/>
    <w:basedOn w:val="TableNormal"/>
    <w:uiPriority w:val="44"/>
    <w:rsid w:val="00DD3B9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PlaceholderText">
    <w:name w:val="Placeholder Text"/>
    <w:basedOn w:val="DefaultParagraphFont"/>
    <w:uiPriority w:val="99"/>
    <w:semiHidden/>
    <w:rsid w:val="003810C8"/>
    <w:rPr>
      <w:color w:val="808080"/>
    </w:rPr>
  </w:style>
  <w:style w:type="paragraph" w:styleId="ListParagraph">
    <w:name w:val="List Paragraph"/>
    <w:basedOn w:val="Normal"/>
    <w:uiPriority w:val="34"/>
    <w:qFormat/>
    <w:rsid w:val="00B77C92"/>
    <w:pPr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paragraph" w:customStyle="1" w:styleId="EndNoteBibliography">
    <w:name w:val="EndNote Bibliography"/>
    <w:basedOn w:val="Normal"/>
    <w:link w:val="EndNoteBibliographyChar"/>
    <w:rsid w:val="004F5B08"/>
    <w:pPr>
      <w:spacing w:after="160" w:line="240" w:lineRule="auto"/>
    </w:pPr>
    <w:rPr>
      <w:rFonts w:ascii="Calibri" w:eastAsiaTheme="minorHAnsi" w:hAnsi="Calibri" w:cs="Calibri"/>
      <w:noProof/>
      <w:color w:val="auto"/>
      <w:sz w:val="22"/>
      <w:szCs w:val="22"/>
      <w:lang w:eastAsia="en-US"/>
    </w:rPr>
  </w:style>
  <w:style w:type="character" w:customStyle="1" w:styleId="EndNoteBibliographyChar">
    <w:name w:val="EndNote Bibliography Char"/>
    <w:basedOn w:val="DefaultParagraphFont"/>
    <w:link w:val="EndNoteBibliography"/>
    <w:rsid w:val="004F5B08"/>
    <w:rPr>
      <w:rFonts w:eastAsiaTheme="minorHAnsi" w:cs="Calibri"/>
      <w:noProof/>
      <w:sz w:val="22"/>
      <w:szCs w:val="22"/>
      <w:lang w:val="en-US" w:eastAsia="en-US" w:bidi="ar-SA"/>
    </w:rPr>
  </w:style>
  <w:style w:type="paragraph" w:customStyle="1" w:styleId="EndNoteBibliographyTitle">
    <w:name w:val="EndNote Bibliography Title"/>
    <w:basedOn w:val="Normal"/>
    <w:link w:val="EndNoteBibliographyTitleChar"/>
    <w:rsid w:val="004D3C21"/>
    <w:pPr>
      <w:jc w:val="center"/>
    </w:pPr>
    <w:rPr>
      <w:rFonts w:ascii="Calibri" w:hAnsi="Calibri" w:cs="Calibri"/>
      <w:noProof/>
      <w:sz w:val="22"/>
      <w:lang w:val="de-DE"/>
    </w:rPr>
  </w:style>
  <w:style w:type="character" w:customStyle="1" w:styleId="MDPI31textChar">
    <w:name w:val="MDPI_3.1_text Char"/>
    <w:basedOn w:val="DefaultParagraphFont"/>
    <w:link w:val="MDPI31text"/>
    <w:rsid w:val="004D3C21"/>
    <w:rPr>
      <w:rFonts w:ascii="Palatino Linotype" w:eastAsia="Times New Roman" w:hAnsi="Palatino Linotype"/>
      <w:snapToGrid w:val="0"/>
      <w:color w:val="000000"/>
      <w:szCs w:val="22"/>
      <w:lang w:val="en-US" w:eastAsia="de-DE" w:bidi="en-US"/>
    </w:rPr>
  </w:style>
  <w:style w:type="character" w:customStyle="1" w:styleId="EndNoteBibliographyTitleChar">
    <w:name w:val="EndNote Bibliography Title Char"/>
    <w:basedOn w:val="MDPI31textChar"/>
    <w:link w:val="EndNoteBibliographyTitle"/>
    <w:rsid w:val="004D3C21"/>
    <w:rPr>
      <w:rFonts w:ascii="Palatino Linotype" w:eastAsia="Times New Roman" w:hAnsi="Palatino Linotype" w:cs="Calibri"/>
      <w:noProof/>
      <w:snapToGrid/>
      <w:color w:val="000000"/>
      <w:sz w:val="22"/>
      <w:szCs w:val="22"/>
      <w:lang w:val="de-DE" w:eastAsia="de-DE" w:bidi="ar-SA"/>
    </w:rPr>
  </w:style>
  <w:style w:type="paragraph" w:customStyle="1" w:styleId="graf">
    <w:name w:val="graf"/>
    <w:basedOn w:val="Normal"/>
    <w:rsid w:val="00504500"/>
    <w:pPr>
      <w:spacing w:before="100" w:beforeAutospacing="1" w:after="100" w:afterAutospacing="1" w:line="240" w:lineRule="auto"/>
      <w:jc w:val="left"/>
    </w:pPr>
    <w:rPr>
      <w:color w:val="auto"/>
      <w:szCs w:val="24"/>
      <w:lang w:val="en-GB" w:eastAsia="en-GB" w:bidi="th-TH"/>
    </w:rPr>
  </w:style>
  <w:style w:type="paragraph" w:customStyle="1" w:styleId="Default">
    <w:name w:val="Default"/>
    <w:rsid w:val="00504500"/>
    <w:pPr>
      <w:autoSpaceDE w:val="0"/>
      <w:autoSpaceDN w:val="0"/>
      <w:adjustRightInd w:val="0"/>
    </w:pPr>
    <w:rPr>
      <w:rFonts w:ascii="CCEKE L+ Charis SIL" w:eastAsiaTheme="minorHAnsi" w:hAnsi="CCEKE L+ Charis SIL" w:cs="CCEKE L+ Charis SIL"/>
      <w:color w:val="000000"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FC70AE"/>
    <w:rPr>
      <w:i/>
      <w:iCs/>
    </w:rPr>
  </w:style>
  <w:style w:type="character" w:customStyle="1" w:styleId="html-italic">
    <w:name w:val="html-italic"/>
    <w:basedOn w:val="DefaultParagraphFont"/>
    <w:rsid w:val="00426C47"/>
  </w:style>
  <w:style w:type="character" w:styleId="Strong">
    <w:name w:val="Strong"/>
    <w:basedOn w:val="DefaultParagraphFont"/>
    <w:uiPriority w:val="22"/>
    <w:qFormat/>
    <w:rsid w:val="003971A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946A6"/>
    <w:rPr>
      <w:color w:val="605E5C"/>
      <w:shd w:val="clear" w:color="auto" w:fill="E1DFDD"/>
    </w:rPr>
  </w:style>
  <w:style w:type="character" w:customStyle="1" w:styleId="nd-word">
    <w:name w:val="nd-word"/>
    <w:basedOn w:val="DefaultParagraphFont"/>
    <w:rsid w:val="009057DF"/>
  </w:style>
  <w:style w:type="paragraph" w:customStyle="1" w:styleId="Els-Title">
    <w:name w:val="Els-Title"/>
    <w:next w:val="Normal"/>
    <w:autoRedefine/>
    <w:rsid w:val="004466CE"/>
    <w:pPr>
      <w:suppressAutoHyphens/>
      <w:spacing w:after="240" w:line="400" w:lineRule="exact"/>
    </w:pPr>
    <w:rPr>
      <w:rFonts w:ascii="Times New Roman" w:hAnsi="Times New Roman"/>
      <w:sz w:val="34"/>
      <w:lang w:val="en-US" w:eastAsia="en-US" w:bidi="ar-SA"/>
    </w:rPr>
  </w:style>
  <w:style w:type="paragraph" w:customStyle="1" w:styleId="Els-Abstract-text">
    <w:name w:val="Els-Abstract-text"/>
    <w:next w:val="Normal"/>
    <w:rsid w:val="00D031B9"/>
    <w:pPr>
      <w:spacing w:line="220" w:lineRule="exact"/>
      <w:jc w:val="both"/>
    </w:pPr>
    <w:rPr>
      <w:rFonts w:ascii="Times New Roman" w:hAnsi="Times New Roman"/>
      <w:sz w:val="18"/>
      <w:lang w:val="en-US" w:eastAsia="en-US" w:bidi="ar-SA"/>
    </w:rPr>
  </w:style>
  <w:style w:type="character" w:styleId="HTMLCite">
    <w:name w:val="HTML Cite"/>
    <w:basedOn w:val="DefaultParagraphFont"/>
    <w:uiPriority w:val="99"/>
    <w:semiHidden/>
    <w:unhideWhenUsed/>
    <w:rsid w:val="00BB69D6"/>
    <w:rPr>
      <w:i/>
      <w:iCs/>
    </w:rPr>
  </w:style>
  <w:style w:type="character" w:customStyle="1" w:styleId="ltxtext">
    <w:name w:val="ltx_text"/>
    <w:basedOn w:val="DefaultParagraphFont"/>
    <w:rsid w:val="00BB69D6"/>
  </w:style>
  <w:style w:type="character" w:customStyle="1" w:styleId="mjx-char">
    <w:name w:val="mjx-char"/>
    <w:basedOn w:val="DefaultParagraphFont"/>
    <w:rsid w:val="00B37BA5"/>
  </w:style>
  <w:style w:type="paragraph" w:customStyle="1" w:styleId="Els-1storder-head">
    <w:name w:val="Els-1storder-head"/>
    <w:next w:val="Normal"/>
    <w:rsid w:val="00EA616B"/>
    <w:pPr>
      <w:keepNext/>
      <w:numPr>
        <w:numId w:val="19"/>
      </w:numPr>
      <w:suppressAutoHyphens/>
      <w:spacing w:before="240" w:after="240" w:line="240" w:lineRule="exact"/>
    </w:pPr>
    <w:rPr>
      <w:rFonts w:ascii="Times New Roman" w:hAnsi="Times New Roman"/>
      <w:b/>
      <w:lang w:val="en-US" w:eastAsia="en-US" w:bidi="ar-SA"/>
    </w:rPr>
  </w:style>
  <w:style w:type="paragraph" w:customStyle="1" w:styleId="Els-2ndorder-head">
    <w:name w:val="Els-2ndorder-head"/>
    <w:next w:val="Normal"/>
    <w:rsid w:val="00EA616B"/>
    <w:pPr>
      <w:keepNext/>
      <w:numPr>
        <w:ilvl w:val="1"/>
        <w:numId w:val="19"/>
      </w:numPr>
      <w:suppressAutoHyphens/>
      <w:spacing w:before="240" w:after="240" w:line="240" w:lineRule="exact"/>
    </w:pPr>
    <w:rPr>
      <w:rFonts w:ascii="Times New Roman" w:hAnsi="Times New Roman"/>
      <w:i/>
      <w:lang w:val="en-US" w:eastAsia="en-US" w:bidi="ar-SA"/>
    </w:rPr>
  </w:style>
  <w:style w:type="paragraph" w:customStyle="1" w:styleId="Els-3rdorder-head">
    <w:name w:val="Els-3rdorder-head"/>
    <w:next w:val="Normal"/>
    <w:rsid w:val="00EA616B"/>
    <w:pPr>
      <w:keepNext/>
      <w:numPr>
        <w:ilvl w:val="2"/>
        <w:numId w:val="19"/>
      </w:numPr>
      <w:suppressAutoHyphens/>
      <w:spacing w:before="240" w:line="240" w:lineRule="exact"/>
    </w:pPr>
    <w:rPr>
      <w:rFonts w:ascii="Times New Roman" w:hAnsi="Times New Roman"/>
      <w:i/>
      <w:lang w:val="en-US" w:eastAsia="en-US" w:bidi="ar-SA"/>
    </w:rPr>
  </w:style>
  <w:style w:type="paragraph" w:customStyle="1" w:styleId="Els-4thorder-head">
    <w:name w:val="Els-4thorder-head"/>
    <w:next w:val="Normal"/>
    <w:rsid w:val="00EA616B"/>
    <w:pPr>
      <w:keepNext/>
      <w:numPr>
        <w:ilvl w:val="3"/>
        <w:numId w:val="19"/>
      </w:numPr>
      <w:suppressAutoHyphens/>
      <w:spacing w:before="240" w:line="240" w:lineRule="exact"/>
    </w:pPr>
    <w:rPr>
      <w:rFonts w:ascii="Times New Roman" w:hAnsi="Times New Roman"/>
      <w:i/>
      <w:lang w:val="en-US" w:eastAsia="en-US" w:bidi="ar-SA"/>
    </w:rPr>
  </w:style>
  <w:style w:type="paragraph" w:customStyle="1" w:styleId="Els-body-text">
    <w:name w:val="Els-body-text"/>
    <w:link w:val="Els-body-textChar"/>
    <w:rsid w:val="00EA616B"/>
    <w:pPr>
      <w:spacing w:line="240" w:lineRule="exact"/>
      <w:ind w:firstLine="238"/>
      <w:jc w:val="both"/>
    </w:pPr>
    <w:rPr>
      <w:rFonts w:ascii="Times New Roman" w:hAnsi="Times New Roman"/>
      <w:lang w:val="en-US" w:eastAsia="en-US" w:bidi="ar-SA"/>
    </w:rPr>
  </w:style>
  <w:style w:type="character" w:customStyle="1" w:styleId="Els-body-textChar">
    <w:name w:val="Els-body-text Char"/>
    <w:basedOn w:val="DefaultParagraphFont"/>
    <w:link w:val="Els-body-text"/>
    <w:rsid w:val="00EA616B"/>
    <w:rPr>
      <w:rFonts w:ascii="Times New Roman" w:hAnsi="Times New Roman"/>
      <w:lang w:val="en-US" w:eastAsia="en-US" w:bidi="ar-SA"/>
    </w:rPr>
  </w:style>
  <w:style w:type="paragraph" w:customStyle="1" w:styleId="Els-acknowledgement">
    <w:name w:val="Els-acknowledgement"/>
    <w:next w:val="Normal"/>
    <w:rsid w:val="00B81762"/>
    <w:pPr>
      <w:keepNext/>
      <w:spacing w:before="480" w:after="240" w:line="220" w:lineRule="exact"/>
    </w:pPr>
    <w:rPr>
      <w:rFonts w:ascii="Times New Roman" w:hAnsi="Times New Roman"/>
      <w:b/>
      <w:lang w:val="en-US" w:eastAsia="en-US" w:bidi="ar-SA"/>
    </w:rPr>
  </w:style>
  <w:style w:type="paragraph" w:customStyle="1" w:styleId="Els-footnote">
    <w:name w:val="Els-footnote"/>
    <w:rsid w:val="001A15C7"/>
    <w:pPr>
      <w:keepLines/>
      <w:widowControl w:val="0"/>
      <w:spacing w:line="200" w:lineRule="exact"/>
      <w:ind w:firstLine="240"/>
      <w:jc w:val="both"/>
    </w:pPr>
    <w:rPr>
      <w:rFonts w:ascii="Times New Roman" w:hAnsi="Times New Roman"/>
      <w:sz w:val="16"/>
      <w:lang w:val="en-US" w:eastAsia="en-US" w:bidi="ar-SA"/>
    </w:rPr>
  </w:style>
  <w:style w:type="paragraph" w:styleId="Revision">
    <w:name w:val="Revision"/>
    <w:hidden/>
    <w:uiPriority w:val="99"/>
    <w:semiHidden/>
    <w:rsid w:val="00D561E1"/>
    <w:rPr>
      <w:rFonts w:ascii="Times New Roman" w:eastAsia="Times New Roman" w:hAnsi="Times New Roman"/>
      <w:color w:val="000000"/>
      <w:sz w:val="24"/>
      <w:lang w:val="en-US" w:eastAsia="de-DE" w:bidi="ar-SA"/>
    </w:rPr>
  </w:style>
  <w:style w:type="character" w:customStyle="1" w:styleId="words">
    <w:name w:val="words"/>
    <w:basedOn w:val="DefaultParagraphFont"/>
    <w:rsid w:val="008565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8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4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9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698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66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30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7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iso-8859-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az\Downloads\electronics-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EE7BBDB-E0A7-604A-B1CA-BBFA010925C5}">
  <we:reference id="wa200001011" version="1.2.0.0" store="en-US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DD8502-75A0-4744-BBC2-E07E1A893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electronics-template</Template>
  <TotalTime>419</TotalTime>
  <Pages>23</Pages>
  <Words>31652</Words>
  <Characters>180417</Characters>
  <Application>Microsoft Office Word</Application>
  <DocSecurity>0</DocSecurity>
  <Lines>1503</Lines>
  <Paragraphs>423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211646</CharactersWithSpaces>
  <SharedDoc>false</SharedDoc>
  <HLinks>
    <vt:vector size="6" baseType="variant">
      <vt:variant>
        <vt:i4>6094915</vt:i4>
      </vt:variant>
      <vt:variant>
        <vt:i4>0</vt:i4>
      </vt:variant>
      <vt:variant>
        <vt:i4>0</vt:i4>
      </vt:variant>
      <vt:variant>
        <vt:i4>5</vt:i4>
      </vt:variant>
      <vt:variant>
        <vt:lpwstr>http://img.mdpi.org/data/contributor-role-instruction.pdf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niaz</dc:creator>
  <cp:lastModifiedBy>Wazir laghari</cp:lastModifiedBy>
  <cp:revision>4</cp:revision>
  <cp:lastPrinted>2022-04-14T07:10:00Z</cp:lastPrinted>
  <dcterms:created xsi:type="dcterms:W3CDTF">2022-09-24T15:22:00Z</dcterms:created>
  <dcterms:modified xsi:type="dcterms:W3CDTF">2022-09-26T15:08:00Z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documentId_6054</vt:lpwstr>
  </property>
  <property fmtid="{D5CDD505-2E9C-101B-9397-08002B2CF9AE}" pid="3" name="grammarly_documentContext">
    <vt:lpwstr>{"goals":[],"domain":"general","emotions":[],"dialect":"american"}</vt:lpwstr>
  </property>
</Properties>
</file>